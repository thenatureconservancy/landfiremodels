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CD9B8D" w14:textId="77777777" w:rsidR="00FD4D42" w:rsidRPr="00FD4D42" w:rsidRDefault="00FD4D42" w:rsidP="00FD4D42">
      <w:pPr>
        <w:shd w:val="clear" w:color="auto" w:fill="FFFFFF"/>
        <w:spacing w:before="315" w:after="158" w:line="240" w:lineRule="auto"/>
        <w:outlineLvl w:val="0"/>
        <w:rPr>
          <w:rFonts w:ascii="Helvetica" w:eastAsia="Times New Roman" w:hAnsi="Helvetica" w:cs="Helvetica"/>
          <w:color w:val="222222"/>
          <w:kern w:val="36"/>
          <w:sz w:val="57"/>
          <w:szCs w:val="57"/>
        </w:rPr>
      </w:pPr>
      <w:r w:rsidRPr="00FD4D42">
        <w:rPr>
          <w:rFonts w:ascii="Helvetica" w:eastAsia="Times New Roman" w:hAnsi="Helvetica" w:cs="Helvetica"/>
          <w:color w:val="222222"/>
          <w:kern w:val="36"/>
          <w:sz w:val="57"/>
          <w:szCs w:val="57"/>
        </w:rPr>
        <w:t>Vegetation Modeling</w:t>
      </w:r>
    </w:p>
    <w:p w14:paraId="20D530BD" w14:textId="77777777" w:rsidR="00FD4D42" w:rsidRPr="00FD4D42" w:rsidRDefault="004E7445" w:rsidP="00FD4D42">
      <w:pPr>
        <w:spacing w:before="315" w:after="315"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89ACDA9">
          <v:rect id="_x0000_i1025" style="width:0;height:0" o:hralign="center" o:hrstd="t" o:hrnoshade="t" o:hr="t" fillcolor="#222" stroked="f"/>
        </w:pict>
      </w:r>
    </w:p>
    <w:p w14:paraId="2DBB8533" w14:textId="77777777" w:rsidR="00FD4D42" w:rsidRPr="00FD4D42" w:rsidRDefault="00FD4D42" w:rsidP="00FD4D42">
      <w:pPr>
        <w:shd w:val="clear" w:color="auto" w:fill="FFFFFF"/>
        <w:spacing w:after="158" w:line="240" w:lineRule="auto"/>
        <w:outlineLvl w:val="2"/>
        <w:rPr>
          <w:rFonts w:ascii="Helvetica" w:eastAsia="Times New Roman" w:hAnsi="Helvetica" w:cs="Helvetica"/>
          <w:color w:val="222222"/>
          <w:sz w:val="36"/>
          <w:szCs w:val="36"/>
        </w:rPr>
      </w:pPr>
      <w:r w:rsidRPr="00FD4D42">
        <w:rPr>
          <w:rFonts w:ascii="Helvetica" w:eastAsia="Times New Roman" w:hAnsi="Helvetica" w:cs="Helvetica"/>
          <w:color w:val="222222"/>
          <w:sz w:val="36"/>
          <w:szCs w:val="36"/>
        </w:rPr>
        <w:t>This page:</w:t>
      </w:r>
    </w:p>
    <w:p w14:paraId="0DF1B465" w14:textId="77777777" w:rsidR="00FD4D42" w:rsidRPr="00BF7842" w:rsidRDefault="00FD4D42" w:rsidP="00FD4D42">
      <w:pPr>
        <w:numPr>
          <w:ilvl w:val="0"/>
          <w:numId w:val="1"/>
        </w:numPr>
        <w:shd w:val="clear" w:color="auto" w:fill="FFFFFF"/>
        <w:spacing w:before="100" w:beforeAutospacing="1" w:after="100" w:afterAutospacing="1" w:line="240" w:lineRule="auto"/>
        <w:rPr>
          <w:rFonts w:ascii="Helvetica" w:eastAsia="Times New Roman" w:hAnsi="Helvetica" w:cs="Helvetica"/>
          <w:color w:val="222222"/>
          <w:sz w:val="23"/>
          <w:szCs w:val="23"/>
        </w:rPr>
      </w:pPr>
      <w:commentRangeStart w:id="0"/>
      <w:r w:rsidRPr="00BF7842">
        <w:rPr>
          <w:rFonts w:ascii="Helvetica" w:eastAsia="Times New Roman" w:hAnsi="Helvetica" w:cs="Helvetica"/>
          <w:color w:val="222222"/>
          <w:sz w:val="23"/>
          <w:szCs w:val="23"/>
        </w:rPr>
        <w:t>Introduction to state-and-transition simulation (STSM) and biophysical settings (</w:t>
      </w:r>
      <w:proofErr w:type="spellStart"/>
      <w:r w:rsidRPr="00BF7842">
        <w:rPr>
          <w:rFonts w:ascii="Helvetica" w:eastAsia="Times New Roman" w:hAnsi="Helvetica" w:cs="Helvetica"/>
          <w:color w:val="222222"/>
          <w:sz w:val="23"/>
          <w:szCs w:val="23"/>
        </w:rPr>
        <w:t>BpS</w:t>
      </w:r>
      <w:proofErr w:type="spellEnd"/>
      <w:r w:rsidRPr="00BF7842">
        <w:rPr>
          <w:rFonts w:ascii="Helvetica" w:eastAsia="Times New Roman" w:hAnsi="Helvetica" w:cs="Helvetica"/>
          <w:color w:val="222222"/>
          <w:sz w:val="23"/>
          <w:szCs w:val="23"/>
        </w:rPr>
        <w:t>) models</w:t>
      </w:r>
    </w:p>
    <w:p w14:paraId="0CA24962" w14:textId="77777777" w:rsidR="00FD4D42" w:rsidRPr="00BF7842" w:rsidRDefault="00FD4D42" w:rsidP="00FD4D42">
      <w:pPr>
        <w:numPr>
          <w:ilvl w:val="0"/>
          <w:numId w:val="1"/>
        </w:numPr>
        <w:shd w:val="clear" w:color="auto" w:fill="FFFFFF"/>
        <w:spacing w:before="100" w:beforeAutospacing="1" w:after="100" w:afterAutospacing="1" w:line="240" w:lineRule="auto"/>
        <w:rPr>
          <w:rFonts w:ascii="Helvetica" w:eastAsia="Times New Roman" w:hAnsi="Helvetica" w:cs="Helvetica"/>
          <w:color w:val="222222"/>
          <w:sz w:val="23"/>
          <w:szCs w:val="23"/>
        </w:rPr>
      </w:pPr>
      <w:r w:rsidRPr="00BF7842">
        <w:rPr>
          <w:rFonts w:ascii="Helvetica" w:eastAsia="Times New Roman" w:hAnsi="Helvetica" w:cs="Helvetica"/>
          <w:color w:val="222222"/>
          <w:sz w:val="23"/>
          <w:szCs w:val="23"/>
        </w:rPr>
        <w:t>Example of an STSM</w:t>
      </w:r>
    </w:p>
    <w:p w14:paraId="48E5DB0A" w14:textId="77777777" w:rsidR="00FD4D42" w:rsidRPr="00BF7842" w:rsidRDefault="00FD4D42" w:rsidP="00FD4D42">
      <w:pPr>
        <w:numPr>
          <w:ilvl w:val="0"/>
          <w:numId w:val="1"/>
        </w:numPr>
        <w:shd w:val="clear" w:color="auto" w:fill="FFFFFF"/>
        <w:spacing w:before="100" w:beforeAutospacing="1" w:after="100" w:afterAutospacing="1" w:line="240" w:lineRule="auto"/>
        <w:rPr>
          <w:rFonts w:ascii="Helvetica" w:eastAsia="Times New Roman" w:hAnsi="Helvetica" w:cs="Helvetica"/>
          <w:color w:val="222222"/>
          <w:sz w:val="23"/>
          <w:szCs w:val="23"/>
        </w:rPr>
      </w:pPr>
      <w:r w:rsidRPr="00BF7842">
        <w:rPr>
          <w:rFonts w:ascii="Helvetica" w:eastAsia="Times New Roman" w:hAnsi="Helvetica" w:cs="Helvetica"/>
          <w:color w:val="222222"/>
          <w:sz w:val="23"/>
          <w:szCs w:val="23"/>
        </w:rPr>
        <w:t>Getting started with </w:t>
      </w:r>
      <w:hyperlink r:id="rId8" w:tgtFrame="blank" w:history="1">
        <w:r w:rsidRPr="00BF7842">
          <w:rPr>
            <w:rFonts w:ascii="Helvetica" w:eastAsia="Times New Roman" w:hAnsi="Helvetica" w:cs="Helvetica"/>
            <w:color w:val="008CBA"/>
            <w:sz w:val="23"/>
            <w:szCs w:val="23"/>
            <w:u w:val="single"/>
          </w:rPr>
          <w:t>SyncroSim</w:t>
        </w:r>
      </w:hyperlink>
    </w:p>
    <w:p w14:paraId="3510EF71" w14:textId="77777777" w:rsidR="00FD4D42" w:rsidRPr="00BF7842" w:rsidRDefault="00FD4D42" w:rsidP="00FD4D42">
      <w:pPr>
        <w:numPr>
          <w:ilvl w:val="0"/>
          <w:numId w:val="1"/>
        </w:numPr>
        <w:shd w:val="clear" w:color="auto" w:fill="FFFFFF"/>
        <w:spacing w:before="100" w:beforeAutospacing="1" w:after="100" w:afterAutospacing="1" w:line="240" w:lineRule="auto"/>
        <w:rPr>
          <w:rFonts w:ascii="Helvetica" w:eastAsia="Times New Roman" w:hAnsi="Helvetica" w:cs="Helvetica"/>
          <w:color w:val="222222"/>
          <w:sz w:val="23"/>
          <w:szCs w:val="23"/>
        </w:rPr>
      </w:pPr>
      <w:r w:rsidRPr="00BF7842">
        <w:rPr>
          <w:rFonts w:ascii="Helvetica" w:eastAsia="Times New Roman" w:hAnsi="Helvetica" w:cs="Helvetica"/>
          <w:color w:val="222222"/>
          <w:sz w:val="23"/>
          <w:szCs w:val="23"/>
        </w:rPr>
        <w:t>Description of the Biophysical Settings (</w:t>
      </w:r>
      <w:proofErr w:type="spellStart"/>
      <w:r w:rsidRPr="00BF7842">
        <w:rPr>
          <w:rFonts w:ascii="Helvetica" w:eastAsia="Times New Roman" w:hAnsi="Helvetica" w:cs="Helvetica"/>
          <w:color w:val="222222"/>
          <w:sz w:val="23"/>
          <w:szCs w:val="23"/>
        </w:rPr>
        <w:t>BpS</w:t>
      </w:r>
      <w:proofErr w:type="spellEnd"/>
      <w:r w:rsidRPr="00BF7842">
        <w:rPr>
          <w:rFonts w:ascii="Helvetica" w:eastAsia="Times New Roman" w:hAnsi="Helvetica" w:cs="Helvetica"/>
          <w:color w:val="222222"/>
          <w:sz w:val="23"/>
          <w:szCs w:val="23"/>
        </w:rPr>
        <w:t xml:space="preserve">), plus reference conditions delivered in the </w:t>
      </w:r>
      <w:proofErr w:type="spellStart"/>
      <w:r w:rsidRPr="00BF7842">
        <w:rPr>
          <w:rFonts w:ascii="Helvetica" w:eastAsia="Times New Roman" w:hAnsi="Helvetica" w:cs="Helvetica"/>
          <w:color w:val="222222"/>
          <w:sz w:val="23"/>
          <w:szCs w:val="23"/>
        </w:rPr>
        <w:t>BpS</w:t>
      </w:r>
      <w:proofErr w:type="spellEnd"/>
      <w:r w:rsidRPr="00BF7842">
        <w:rPr>
          <w:rFonts w:ascii="Helvetica" w:eastAsia="Times New Roman" w:hAnsi="Helvetica" w:cs="Helvetica"/>
          <w:color w:val="222222"/>
          <w:sz w:val="23"/>
          <w:szCs w:val="23"/>
        </w:rPr>
        <w:t xml:space="preserve"> descriptions and models</w:t>
      </w:r>
    </w:p>
    <w:p w14:paraId="65BE8F99" w14:textId="77777777" w:rsidR="00FD4D42" w:rsidRPr="00BF7842" w:rsidRDefault="00FD4D42" w:rsidP="00FD4D42">
      <w:pPr>
        <w:numPr>
          <w:ilvl w:val="0"/>
          <w:numId w:val="1"/>
        </w:numPr>
        <w:shd w:val="clear" w:color="auto" w:fill="FFFFFF"/>
        <w:spacing w:before="100" w:beforeAutospacing="1" w:after="100" w:afterAutospacing="1" w:line="240" w:lineRule="auto"/>
        <w:rPr>
          <w:rFonts w:ascii="Helvetica" w:eastAsia="Times New Roman" w:hAnsi="Helvetica" w:cs="Helvetica"/>
          <w:color w:val="222222"/>
          <w:sz w:val="23"/>
          <w:szCs w:val="23"/>
        </w:rPr>
      </w:pPr>
      <w:r w:rsidRPr="00BF7842">
        <w:rPr>
          <w:rFonts w:ascii="Helvetica" w:eastAsia="Times New Roman" w:hAnsi="Helvetica" w:cs="Helvetica"/>
          <w:color w:val="222222"/>
          <w:sz w:val="23"/>
          <w:szCs w:val="23"/>
        </w:rPr>
        <w:t>Discussion of application scale</w:t>
      </w:r>
      <w:commentRangeEnd w:id="0"/>
      <w:r w:rsidR="00BF7842">
        <w:rPr>
          <w:rStyle w:val="CommentReference"/>
        </w:rPr>
        <w:commentReference w:id="0"/>
      </w:r>
    </w:p>
    <w:p w14:paraId="5A97E0B5" w14:textId="77777777" w:rsidR="00FD4D42" w:rsidRPr="00FD4D42" w:rsidRDefault="004E7445" w:rsidP="00FD4D42">
      <w:pPr>
        <w:shd w:val="clear" w:color="auto" w:fill="FFFFFF"/>
        <w:spacing w:before="315" w:after="315" w:line="240" w:lineRule="auto"/>
        <w:rPr>
          <w:rFonts w:ascii="Helvetica" w:eastAsia="Times New Roman" w:hAnsi="Helvetica" w:cs="Helvetica"/>
          <w:color w:val="222222"/>
          <w:sz w:val="23"/>
          <w:szCs w:val="23"/>
        </w:rPr>
      </w:pPr>
      <w:r>
        <w:rPr>
          <w:rFonts w:ascii="Helvetica" w:eastAsia="Times New Roman" w:hAnsi="Helvetica" w:cs="Helvetica"/>
          <w:color w:val="222222"/>
          <w:sz w:val="23"/>
          <w:szCs w:val="23"/>
        </w:rPr>
        <w:pict w14:anchorId="05D0869E">
          <v:rect id="_x0000_i1026" style="width:0;height:0" o:hralign="center" o:hrstd="t" o:hr="t" fillcolor="#a0a0a0" stroked="f"/>
        </w:pict>
      </w:r>
    </w:p>
    <w:p w14:paraId="0F9470D3" w14:textId="77777777" w:rsidR="00FD4D42" w:rsidRPr="00FD4D42" w:rsidRDefault="00FD4D42" w:rsidP="00FD4D42">
      <w:pPr>
        <w:shd w:val="clear" w:color="auto" w:fill="FFFFFF"/>
        <w:spacing w:after="158" w:line="240" w:lineRule="auto"/>
        <w:outlineLvl w:val="1"/>
        <w:rPr>
          <w:rFonts w:ascii="Helvetica" w:eastAsia="Times New Roman" w:hAnsi="Helvetica" w:cs="Helvetica"/>
          <w:color w:val="222222"/>
          <w:sz w:val="45"/>
          <w:szCs w:val="45"/>
        </w:rPr>
      </w:pPr>
      <w:r w:rsidRPr="00FD4D42">
        <w:rPr>
          <w:rFonts w:ascii="Helvetica" w:eastAsia="Times New Roman" w:hAnsi="Helvetica" w:cs="Helvetica"/>
          <w:color w:val="222222"/>
          <w:sz w:val="45"/>
          <w:szCs w:val="45"/>
        </w:rPr>
        <w:t>State-and-transition models</w:t>
      </w:r>
    </w:p>
    <w:p w14:paraId="4CB905CD" w14:textId="77777777" w:rsidR="00FD4D42" w:rsidRPr="00FD4D42" w:rsidRDefault="00FD4D42" w:rsidP="00FD4D42">
      <w:pPr>
        <w:shd w:val="clear" w:color="auto" w:fill="FFFFFF"/>
        <w:spacing w:after="158" w:line="240" w:lineRule="auto"/>
        <w:rPr>
          <w:rFonts w:ascii="Helvetica" w:eastAsia="Times New Roman" w:hAnsi="Helvetica" w:cs="Helvetica"/>
          <w:color w:val="222222"/>
          <w:sz w:val="23"/>
          <w:szCs w:val="23"/>
        </w:rPr>
      </w:pPr>
      <w:r w:rsidRPr="00FD4D42">
        <w:rPr>
          <w:rFonts w:ascii="Helvetica" w:eastAsia="Times New Roman" w:hAnsi="Helvetica" w:cs="Helvetica"/>
          <w:color w:val="222222"/>
          <w:sz w:val="23"/>
          <w:szCs w:val="23"/>
        </w:rPr>
        <w:t>A </w:t>
      </w:r>
      <w:r w:rsidRPr="00FD4D42">
        <w:rPr>
          <w:rFonts w:ascii="Helvetica" w:eastAsia="Times New Roman" w:hAnsi="Helvetica" w:cs="Helvetica"/>
          <w:b/>
          <w:bCs/>
          <w:color w:val="222222"/>
          <w:sz w:val="23"/>
          <w:szCs w:val="23"/>
        </w:rPr>
        <w:t>state-and-transition model</w:t>
      </w:r>
      <w:r w:rsidRPr="00FD4D42">
        <w:rPr>
          <w:rFonts w:ascii="Helvetica" w:eastAsia="Times New Roman" w:hAnsi="Helvetica" w:cs="Helvetica"/>
          <w:color w:val="222222"/>
          <w:sz w:val="23"/>
          <w:szCs w:val="23"/>
        </w:rPr>
        <w:t> (STM) conceptualizes vegetation in terms of discrete states and the transitions or pathways between them </w:t>
      </w:r>
      <w:hyperlink r:id="rId12" w:tgtFrame="blank" w:history="1">
        <w:r w:rsidRPr="00FD4D42">
          <w:rPr>
            <w:rFonts w:ascii="Helvetica" w:eastAsia="Times New Roman" w:hAnsi="Helvetica" w:cs="Helvetica"/>
            <w:color w:val="008CBA"/>
            <w:sz w:val="23"/>
            <w:szCs w:val="23"/>
            <w:u w:val="single"/>
          </w:rPr>
          <w:t>(</w:t>
        </w:r>
        <w:proofErr w:type="spellStart"/>
        <w:r w:rsidRPr="00FD4D42">
          <w:rPr>
            <w:rFonts w:ascii="Helvetica" w:eastAsia="Times New Roman" w:hAnsi="Helvetica" w:cs="Helvetica"/>
            <w:color w:val="008CBA"/>
            <w:sz w:val="23"/>
            <w:szCs w:val="23"/>
            <w:u w:val="single"/>
          </w:rPr>
          <w:t>Westoby</w:t>
        </w:r>
        <w:proofErr w:type="spellEnd"/>
        <w:r w:rsidRPr="00FD4D42">
          <w:rPr>
            <w:rFonts w:ascii="Helvetica" w:eastAsia="Times New Roman" w:hAnsi="Helvetica" w:cs="Helvetica"/>
            <w:color w:val="008CBA"/>
            <w:sz w:val="23"/>
            <w:szCs w:val="23"/>
            <w:u w:val="single"/>
          </w:rPr>
          <w:t xml:space="preserve"> 1989)</w:t>
        </w:r>
      </w:hyperlink>
      <w:r w:rsidRPr="00FD4D42">
        <w:rPr>
          <w:rFonts w:ascii="Helvetica" w:eastAsia="Times New Roman" w:hAnsi="Helvetica" w:cs="Helvetica"/>
          <w:color w:val="222222"/>
          <w:sz w:val="23"/>
          <w:szCs w:val="23"/>
        </w:rPr>
        <w:t xml:space="preserve">. States are often used to represent discrete development (seral) stages, and transitions may represent disturbances such as hurricanes, fire, or grazing, but can also represent management actions such as thinning, livestock management, or herbicide application. </w:t>
      </w:r>
      <w:commentRangeStart w:id="2"/>
      <w:r w:rsidRPr="00FD4D42">
        <w:rPr>
          <w:rFonts w:ascii="Helvetica" w:eastAsia="Times New Roman" w:hAnsi="Helvetica" w:cs="Helvetica"/>
          <w:color w:val="222222"/>
          <w:sz w:val="23"/>
          <w:szCs w:val="23"/>
        </w:rPr>
        <w:t>Conceptual state-and-transition models, called </w:t>
      </w:r>
      <w:hyperlink r:id="rId13" w:tgtFrame="blank" w:history="1">
        <w:r w:rsidRPr="00FD4D42">
          <w:rPr>
            <w:rFonts w:ascii="Helvetica" w:eastAsia="Times New Roman" w:hAnsi="Helvetica" w:cs="Helvetica"/>
            <w:color w:val="008CBA"/>
            <w:sz w:val="23"/>
            <w:szCs w:val="23"/>
            <w:u w:val="single"/>
          </w:rPr>
          <w:t>Environmental Site Descriptions</w:t>
        </w:r>
      </w:hyperlink>
      <w:r w:rsidRPr="00FD4D42">
        <w:rPr>
          <w:rFonts w:ascii="Helvetica" w:eastAsia="Times New Roman" w:hAnsi="Helvetica" w:cs="Helvetica"/>
          <w:color w:val="222222"/>
          <w:sz w:val="23"/>
          <w:szCs w:val="23"/>
        </w:rPr>
        <w:t> (ESDs), have been developed through an inter-agency partnership and widely used to monitor, evaluate, and manage rangelands.</w:t>
      </w:r>
      <w:commentRangeEnd w:id="2"/>
      <w:r w:rsidR="00117CC3">
        <w:rPr>
          <w:rStyle w:val="CommentReference"/>
        </w:rPr>
        <w:commentReference w:id="2"/>
      </w:r>
    </w:p>
    <w:p w14:paraId="71205752" w14:textId="77777777" w:rsidR="00FD4D42" w:rsidRPr="00FD4D42" w:rsidRDefault="00FD4D42" w:rsidP="00FD4D42">
      <w:pPr>
        <w:shd w:val="clear" w:color="auto" w:fill="FFFFFF"/>
        <w:spacing w:after="158" w:line="240" w:lineRule="auto"/>
        <w:outlineLvl w:val="1"/>
        <w:rPr>
          <w:rFonts w:ascii="Helvetica" w:eastAsia="Times New Roman" w:hAnsi="Helvetica" w:cs="Helvetica"/>
          <w:color w:val="222222"/>
          <w:sz w:val="45"/>
          <w:szCs w:val="45"/>
        </w:rPr>
      </w:pPr>
      <w:r w:rsidRPr="00FD4D42">
        <w:rPr>
          <w:rFonts w:ascii="Helvetica" w:eastAsia="Times New Roman" w:hAnsi="Helvetica" w:cs="Helvetica"/>
          <w:color w:val="222222"/>
          <w:sz w:val="45"/>
          <w:szCs w:val="45"/>
        </w:rPr>
        <w:t>State-and-transition </w:t>
      </w:r>
      <w:r w:rsidRPr="00FD4D42">
        <w:rPr>
          <w:rFonts w:ascii="Helvetica" w:eastAsia="Times New Roman" w:hAnsi="Helvetica" w:cs="Helvetica"/>
          <w:i/>
          <w:iCs/>
          <w:color w:val="222222"/>
          <w:sz w:val="45"/>
          <w:szCs w:val="45"/>
        </w:rPr>
        <w:t>simulation</w:t>
      </w:r>
      <w:r w:rsidRPr="00FD4D42">
        <w:rPr>
          <w:rFonts w:ascii="Helvetica" w:eastAsia="Times New Roman" w:hAnsi="Helvetica" w:cs="Helvetica"/>
          <w:color w:val="222222"/>
          <w:sz w:val="45"/>
          <w:szCs w:val="45"/>
        </w:rPr>
        <w:t> model</w:t>
      </w:r>
    </w:p>
    <w:p w14:paraId="00C2DA6E" w14:textId="77777777" w:rsidR="00FD4D42" w:rsidRPr="00FD4D42" w:rsidRDefault="00FD4D42" w:rsidP="00FD4D42">
      <w:pPr>
        <w:shd w:val="clear" w:color="auto" w:fill="FFFFFF"/>
        <w:spacing w:after="158" w:line="240" w:lineRule="auto"/>
        <w:rPr>
          <w:rFonts w:ascii="Helvetica" w:eastAsia="Times New Roman" w:hAnsi="Helvetica" w:cs="Helvetica"/>
          <w:color w:val="222222"/>
          <w:sz w:val="23"/>
          <w:szCs w:val="23"/>
        </w:rPr>
      </w:pPr>
      <w:r w:rsidRPr="00FD4D42">
        <w:rPr>
          <w:rFonts w:ascii="Helvetica" w:eastAsia="Times New Roman" w:hAnsi="Helvetica" w:cs="Helvetica"/>
          <w:color w:val="222222"/>
          <w:sz w:val="23"/>
          <w:szCs w:val="23"/>
        </w:rPr>
        <w:t>When a STM is built in a software environment with rates of growth between states and probabilities for each transition, it is known as a </w:t>
      </w:r>
      <w:r w:rsidRPr="00FD4D42">
        <w:rPr>
          <w:rFonts w:ascii="Helvetica" w:eastAsia="Times New Roman" w:hAnsi="Helvetica" w:cs="Helvetica"/>
          <w:b/>
          <w:bCs/>
          <w:color w:val="222222"/>
          <w:sz w:val="23"/>
          <w:szCs w:val="23"/>
        </w:rPr>
        <w:t>state-and-transition simulation model</w:t>
      </w:r>
      <w:r w:rsidRPr="00FD4D42">
        <w:rPr>
          <w:rFonts w:ascii="Helvetica" w:eastAsia="Times New Roman" w:hAnsi="Helvetica" w:cs="Helvetica"/>
          <w:color w:val="222222"/>
          <w:sz w:val="23"/>
          <w:szCs w:val="23"/>
        </w:rPr>
        <w:t> (STSM; </w:t>
      </w:r>
      <w:hyperlink r:id="rId14" w:tgtFrame="blank" w:history="1">
        <w:r w:rsidRPr="00FD4D42">
          <w:rPr>
            <w:rFonts w:ascii="Helvetica" w:eastAsia="Times New Roman" w:hAnsi="Helvetica" w:cs="Helvetica"/>
            <w:color w:val="008CBA"/>
            <w:sz w:val="23"/>
            <w:szCs w:val="23"/>
            <w:u w:val="single"/>
          </w:rPr>
          <w:t>Daniel et al. 2016</w:t>
        </w:r>
      </w:hyperlink>
      <w:r w:rsidR="00734B44">
        <w:rPr>
          <w:rFonts w:ascii="Helvetica" w:eastAsia="Times New Roman" w:hAnsi="Helvetica" w:cs="Helvetica"/>
          <w:color w:val="222222"/>
          <w:sz w:val="23"/>
          <w:szCs w:val="23"/>
        </w:rPr>
        <w:t>)</w:t>
      </w:r>
      <w:r w:rsidRPr="00FD4D42">
        <w:rPr>
          <w:rFonts w:ascii="Helvetica" w:eastAsia="Times New Roman" w:hAnsi="Helvetica" w:cs="Helvetica"/>
          <w:color w:val="222222"/>
          <w:sz w:val="23"/>
          <w:szCs w:val="23"/>
        </w:rPr>
        <w:t>. A STSM can be used to </w:t>
      </w:r>
      <w:r w:rsidRPr="00FD4D42">
        <w:rPr>
          <w:rFonts w:ascii="Helvetica" w:eastAsia="Times New Roman" w:hAnsi="Helvetica" w:cs="Helvetica"/>
          <w:b/>
          <w:bCs/>
          <w:color w:val="222222"/>
          <w:sz w:val="23"/>
          <w:szCs w:val="23"/>
        </w:rPr>
        <w:t>simulate the dynamics of a system over time and space.</w:t>
      </w:r>
      <w:r w:rsidRPr="00FD4D42">
        <w:rPr>
          <w:rFonts w:ascii="Helvetica" w:eastAsia="Times New Roman" w:hAnsi="Helvetica" w:cs="Helvetica"/>
          <w:color w:val="222222"/>
          <w:sz w:val="23"/>
          <w:szCs w:val="23"/>
        </w:rPr>
        <w:t> STSMs have been widely applied in natural resource management to estimate historical conditions (</w:t>
      </w:r>
      <w:hyperlink r:id="rId15" w:tgtFrame="blank" w:history="1">
        <w:r w:rsidRPr="00FD4D42">
          <w:rPr>
            <w:rFonts w:ascii="Helvetica" w:eastAsia="Times New Roman" w:hAnsi="Helvetica" w:cs="Helvetica"/>
            <w:color w:val="008CBA"/>
            <w:sz w:val="23"/>
            <w:szCs w:val="23"/>
            <w:u w:val="single"/>
          </w:rPr>
          <w:t>Donato et al. 2020</w:t>
        </w:r>
      </w:hyperlink>
      <w:r w:rsidRPr="00FD4D42">
        <w:rPr>
          <w:rFonts w:ascii="Helvetica" w:eastAsia="Times New Roman" w:hAnsi="Helvetica" w:cs="Helvetica"/>
          <w:color w:val="222222"/>
          <w:sz w:val="23"/>
          <w:szCs w:val="23"/>
        </w:rPr>
        <w:t>, </w:t>
      </w:r>
      <w:hyperlink r:id="rId16" w:tgtFrame="blank" w:history="1">
        <w:r w:rsidRPr="00FD4D42">
          <w:rPr>
            <w:rFonts w:ascii="Helvetica" w:eastAsia="Times New Roman" w:hAnsi="Helvetica" w:cs="Helvetica"/>
            <w:color w:val="008CBA"/>
            <w:sz w:val="23"/>
            <w:szCs w:val="23"/>
            <w:u w:val="single"/>
          </w:rPr>
          <w:t>Blankenship et al. 2012</w:t>
        </w:r>
      </w:hyperlink>
      <w:r w:rsidRPr="00FD4D42">
        <w:rPr>
          <w:rFonts w:ascii="Helvetica" w:eastAsia="Times New Roman" w:hAnsi="Helvetica" w:cs="Helvetica"/>
          <w:color w:val="222222"/>
          <w:sz w:val="23"/>
          <w:szCs w:val="23"/>
        </w:rPr>
        <w:t>), simulate the spread of invasive species (</w:t>
      </w:r>
      <w:proofErr w:type="spellStart"/>
      <w:r w:rsidR="004E7445">
        <w:fldChar w:fldCharType="begin"/>
      </w:r>
      <w:r w:rsidR="004E7445">
        <w:instrText xml:space="preserve"> HYPERLINK "https://esajournals.onlinelibrary.wiley.com/doi/full/10.1002/ecs2.2730" \t "blank" </w:instrText>
      </w:r>
      <w:r w:rsidR="004E7445">
        <w:fldChar w:fldCharType="separate"/>
      </w:r>
      <w:r w:rsidRPr="00FD4D42">
        <w:rPr>
          <w:rFonts w:ascii="Helvetica" w:eastAsia="Times New Roman" w:hAnsi="Helvetica" w:cs="Helvetica"/>
          <w:color w:val="008CBA"/>
          <w:sz w:val="23"/>
          <w:szCs w:val="23"/>
          <w:u w:val="single"/>
        </w:rPr>
        <w:t>Jarnevich</w:t>
      </w:r>
      <w:proofErr w:type="spellEnd"/>
      <w:r w:rsidRPr="00FD4D42">
        <w:rPr>
          <w:rFonts w:ascii="Helvetica" w:eastAsia="Times New Roman" w:hAnsi="Helvetica" w:cs="Helvetica"/>
          <w:color w:val="008CBA"/>
          <w:sz w:val="23"/>
          <w:szCs w:val="23"/>
          <w:u w:val="single"/>
        </w:rPr>
        <w:t xml:space="preserve"> et al. 2019</w:t>
      </w:r>
      <w:r w:rsidR="004E7445">
        <w:rPr>
          <w:rFonts w:ascii="Helvetica" w:eastAsia="Times New Roman" w:hAnsi="Helvetica" w:cs="Helvetica"/>
          <w:color w:val="008CBA"/>
          <w:sz w:val="23"/>
          <w:szCs w:val="23"/>
          <w:u w:val="single"/>
        </w:rPr>
        <w:fldChar w:fldCharType="end"/>
      </w:r>
      <w:r w:rsidRPr="00FD4D42">
        <w:rPr>
          <w:rFonts w:ascii="Helvetica" w:eastAsia="Times New Roman" w:hAnsi="Helvetica" w:cs="Helvetica"/>
          <w:color w:val="222222"/>
          <w:sz w:val="23"/>
          <w:szCs w:val="23"/>
        </w:rPr>
        <w:t>), test various management scenarios (</w:t>
      </w:r>
      <w:hyperlink r:id="rId17" w:tgtFrame="blank" w:history="1">
        <w:r w:rsidRPr="00FD4D42">
          <w:rPr>
            <w:rFonts w:ascii="Helvetica" w:eastAsia="Times New Roman" w:hAnsi="Helvetica" w:cs="Helvetica"/>
            <w:color w:val="008CBA"/>
            <w:sz w:val="23"/>
            <w:szCs w:val="23"/>
            <w:u w:val="single"/>
          </w:rPr>
          <w:t>Low et al. 2010</w:t>
        </w:r>
      </w:hyperlink>
      <w:r w:rsidRPr="00FD4D42">
        <w:rPr>
          <w:rFonts w:ascii="Helvetica" w:eastAsia="Times New Roman" w:hAnsi="Helvetica" w:cs="Helvetica"/>
          <w:color w:val="222222"/>
          <w:sz w:val="23"/>
          <w:szCs w:val="23"/>
        </w:rPr>
        <w:t>, </w:t>
      </w:r>
      <w:hyperlink r:id="rId18" w:tgtFrame="blank" w:history="1">
        <w:r w:rsidRPr="00FD4D42">
          <w:rPr>
            <w:rFonts w:ascii="Helvetica" w:eastAsia="Times New Roman" w:hAnsi="Helvetica" w:cs="Helvetica"/>
            <w:color w:val="008CBA"/>
            <w:sz w:val="23"/>
            <w:szCs w:val="23"/>
            <w:u w:val="single"/>
          </w:rPr>
          <w:t>Costanza et al. 2015a</w:t>
        </w:r>
      </w:hyperlink>
      <w:r w:rsidRPr="00FD4D42">
        <w:rPr>
          <w:rFonts w:ascii="Helvetica" w:eastAsia="Times New Roman" w:hAnsi="Helvetica" w:cs="Helvetica"/>
          <w:color w:val="222222"/>
          <w:sz w:val="23"/>
          <w:szCs w:val="23"/>
        </w:rPr>
        <w:t>), and forecast future landscape conditions under different climates (</w:t>
      </w:r>
      <w:hyperlink r:id="rId19" w:tgtFrame="blank" w:history="1">
        <w:r w:rsidRPr="00FD4D42">
          <w:rPr>
            <w:rFonts w:ascii="Helvetica" w:eastAsia="Times New Roman" w:hAnsi="Helvetica" w:cs="Helvetica"/>
            <w:color w:val="008CBA"/>
            <w:sz w:val="23"/>
            <w:szCs w:val="23"/>
            <w:u w:val="single"/>
          </w:rPr>
          <w:t>Provencher et al. 2016</w:t>
        </w:r>
      </w:hyperlink>
      <w:r w:rsidRPr="00FD4D42">
        <w:rPr>
          <w:rFonts w:ascii="Helvetica" w:eastAsia="Times New Roman" w:hAnsi="Helvetica" w:cs="Helvetica"/>
          <w:color w:val="222222"/>
          <w:sz w:val="23"/>
          <w:szCs w:val="23"/>
        </w:rPr>
        <w:t>, </w:t>
      </w:r>
      <w:hyperlink r:id="rId20" w:tgtFrame="blank" w:history="1">
        <w:r w:rsidRPr="00FD4D42">
          <w:rPr>
            <w:rFonts w:ascii="Helvetica" w:eastAsia="Times New Roman" w:hAnsi="Helvetica" w:cs="Helvetica"/>
            <w:color w:val="008CBA"/>
            <w:sz w:val="23"/>
            <w:szCs w:val="23"/>
            <w:u w:val="single"/>
          </w:rPr>
          <w:t>Swearingen et al. 2015</w:t>
        </w:r>
      </w:hyperlink>
      <w:r w:rsidRPr="00FD4D42">
        <w:rPr>
          <w:rFonts w:ascii="Helvetica" w:eastAsia="Times New Roman" w:hAnsi="Helvetica" w:cs="Helvetica"/>
          <w:color w:val="222222"/>
          <w:sz w:val="23"/>
          <w:szCs w:val="23"/>
        </w:rPr>
        <w:t>, </w:t>
      </w:r>
      <w:hyperlink r:id="rId21" w:tgtFrame="blank" w:history="1">
        <w:r w:rsidRPr="00FD4D42">
          <w:rPr>
            <w:rFonts w:ascii="Helvetica" w:eastAsia="Times New Roman" w:hAnsi="Helvetica" w:cs="Helvetica"/>
            <w:color w:val="008CBA"/>
            <w:sz w:val="23"/>
            <w:szCs w:val="23"/>
            <w:u w:val="single"/>
          </w:rPr>
          <w:t>Costanza et al. 2015b</w:t>
        </w:r>
      </w:hyperlink>
      <w:r w:rsidRPr="00FD4D42">
        <w:rPr>
          <w:rFonts w:ascii="Helvetica" w:eastAsia="Times New Roman" w:hAnsi="Helvetica" w:cs="Helvetica"/>
          <w:color w:val="222222"/>
          <w:sz w:val="23"/>
          <w:szCs w:val="23"/>
        </w:rPr>
        <w:t>).</w:t>
      </w:r>
    </w:p>
    <w:p w14:paraId="4E426854" w14:textId="77777777" w:rsidR="00FD4D42" w:rsidRPr="00FD4D42" w:rsidRDefault="00FD4D42" w:rsidP="00FD4D42">
      <w:pPr>
        <w:shd w:val="clear" w:color="auto" w:fill="FFFFFF"/>
        <w:spacing w:after="0" w:line="240" w:lineRule="auto"/>
        <w:rPr>
          <w:rFonts w:ascii="Helvetica" w:eastAsia="Times New Roman" w:hAnsi="Helvetica" w:cs="Helvetica"/>
          <w:color w:val="222222"/>
          <w:sz w:val="23"/>
          <w:szCs w:val="23"/>
        </w:rPr>
      </w:pPr>
      <w:r w:rsidRPr="00FD4D42">
        <w:rPr>
          <w:rFonts w:ascii="Helvetica" w:eastAsia="Times New Roman" w:hAnsi="Helvetica" w:cs="Helvetica"/>
          <w:color w:val="222222"/>
          <w:sz w:val="23"/>
          <w:szCs w:val="23"/>
        </w:rPr>
        <w:br/>
        <w:t>Click through the example below to see how a STSM works:</w:t>
      </w:r>
    </w:p>
    <w:p w14:paraId="64A94B76" w14:textId="1FB0BCFB" w:rsidR="00FD4D42" w:rsidRDefault="00FD4D42" w:rsidP="00FD4D42">
      <w:pPr>
        <w:shd w:val="clear" w:color="auto" w:fill="FFFFFF"/>
        <w:spacing w:after="158" w:line="240" w:lineRule="auto"/>
        <w:outlineLvl w:val="1"/>
        <w:rPr>
          <w:rFonts w:ascii="Helvetica" w:eastAsia="Times New Roman" w:hAnsi="Helvetica" w:cs="Helvetica"/>
          <w:color w:val="222222"/>
          <w:sz w:val="45"/>
          <w:szCs w:val="45"/>
        </w:rPr>
      </w:pPr>
      <w:r w:rsidRPr="00FD4D42">
        <w:rPr>
          <w:rFonts w:ascii="Helvetica" w:eastAsia="Times New Roman" w:hAnsi="Helvetica" w:cs="Helvetica"/>
          <w:color w:val="222222"/>
          <w:sz w:val="45"/>
          <w:szCs w:val="45"/>
        </w:rPr>
        <w:t xml:space="preserve">LANDFIRE </w:t>
      </w:r>
      <w:proofErr w:type="spellStart"/>
      <w:r w:rsidRPr="00FD4D42">
        <w:rPr>
          <w:rFonts w:ascii="Helvetica" w:eastAsia="Times New Roman" w:hAnsi="Helvetica" w:cs="Helvetica"/>
          <w:color w:val="222222"/>
          <w:sz w:val="45"/>
          <w:szCs w:val="45"/>
        </w:rPr>
        <w:t>BpS</w:t>
      </w:r>
      <w:proofErr w:type="spellEnd"/>
      <w:r w:rsidRPr="00FD4D42">
        <w:rPr>
          <w:rFonts w:ascii="Helvetica" w:eastAsia="Times New Roman" w:hAnsi="Helvetica" w:cs="Helvetica"/>
          <w:color w:val="222222"/>
          <w:sz w:val="45"/>
          <w:szCs w:val="45"/>
        </w:rPr>
        <w:t xml:space="preserve"> models: a complete set for the U.S.</w:t>
      </w:r>
    </w:p>
    <w:p w14:paraId="5CB0791B" w14:textId="23410500" w:rsidR="00DD4EEE" w:rsidRPr="00117CC3" w:rsidRDefault="00652A90" w:rsidP="00FD4D42">
      <w:pPr>
        <w:shd w:val="clear" w:color="auto" w:fill="FFFFFF"/>
        <w:spacing w:after="158" w:line="240" w:lineRule="auto"/>
        <w:outlineLvl w:val="1"/>
        <w:rPr>
          <w:rFonts w:ascii="Helvetica" w:eastAsia="Times New Roman" w:hAnsi="Helvetica" w:cs="Helvetica"/>
          <w:color w:val="222222"/>
          <w:sz w:val="23"/>
          <w:szCs w:val="23"/>
        </w:rPr>
      </w:pPr>
      <w:r w:rsidRPr="00FD4D42">
        <w:rPr>
          <w:rFonts w:ascii="Helvetica" w:eastAsia="Times New Roman" w:hAnsi="Helvetica" w:cs="Helvetica"/>
          <w:color w:val="222222"/>
          <w:sz w:val="23"/>
          <w:szCs w:val="23"/>
        </w:rPr>
        <w:lastRenderedPageBreak/>
        <w:t>The </w:t>
      </w:r>
      <w:hyperlink r:id="rId22" w:tgtFrame="blank" w:history="1">
        <w:r w:rsidRPr="00FD4D42">
          <w:rPr>
            <w:rFonts w:ascii="Helvetica" w:eastAsia="Times New Roman" w:hAnsi="Helvetica" w:cs="Helvetica"/>
            <w:b/>
            <w:bCs/>
            <w:color w:val="008CBA"/>
            <w:sz w:val="23"/>
            <w:szCs w:val="23"/>
            <w:u w:val="single"/>
          </w:rPr>
          <w:t>LANDFIRE</w:t>
        </w:r>
      </w:hyperlink>
      <w:r w:rsidRPr="00FD4D42">
        <w:rPr>
          <w:rFonts w:ascii="Helvetica" w:eastAsia="Times New Roman" w:hAnsi="Helvetica" w:cs="Helvetica"/>
          <w:color w:val="222222"/>
          <w:sz w:val="23"/>
          <w:szCs w:val="23"/>
        </w:rPr>
        <w:t> Program, in collaboration with experts around the country, created a set of over 900 STSMs for ecosystems in the United States.</w:t>
      </w:r>
      <w:r>
        <w:rPr>
          <w:rFonts w:ascii="Helvetica" w:eastAsia="Times New Roman" w:hAnsi="Helvetica" w:cs="Helvetica"/>
          <w:color w:val="222222"/>
          <w:sz w:val="23"/>
          <w:szCs w:val="23"/>
        </w:rPr>
        <w:t xml:space="preserve"> </w:t>
      </w:r>
      <w:r w:rsidRPr="00FD4D42">
        <w:rPr>
          <w:rFonts w:ascii="Helvetica" w:eastAsia="Times New Roman" w:hAnsi="Helvetica" w:cs="Helvetica"/>
          <w:color w:val="222222"/>
          <w:sz w:val="23"/>
          <w:szCs w:val="23"/>
        </w:rPr>
        <w:t>Each LANDFIRE STSM represents a </w:t>
      </w:r>
      <w:r w:rsidRPr="00FD4D42">
        <w:rPr>
          <w:rFonts w:ascii="Helvetica" w:eastAsia="Times New Roman" w:hAnsi="Helvetica" w:cs="Helvetica"/>
          <w:b/>
          <w:bCs/>
          <w:color w:val="222222"/>
          <w:sz w:val="23"/>
          <w:szCs w:val="23"/>
        </w:rPr>
        <w:t>Biophysical Setting</w:t>
      </w:r>
      <w:r w:rsidR="00DD4EEE">
        <w:rPr>
          <w:rFonts w:ascii="Helvetica" w:eastAsia="Times New Roman" w:hAnsi="Helvetica" w:cs="Helvetica"/>
          <w:b/>
          <w:bCs/>
          <w:color w:val="222222"/>
          <w:sz w:val="23"/>
          <w:szCs w:val="23"/>
        </w:rPr>
        <w:t xml:space="preserve"> </w:t>
      </w:r>
      <w:r w:rsidR="00DD4EEE" w:rsidRPr="00117CC3">
        <w:rPr>
          <w:rFonts w:ascii="Helvetica" w:eastAsia="Times New Roman" w:hAnsi="Helvetica" w:cs="Helvetica"/>
          <w:color w:val="222222"/>
          <w:sz w:val="23"/>
          <w:szCs w:val="23"/>
          <w:u w:val="single"/>
        </w:rPr>
        <w:t>(</w:t>
      </w:r>
      <w:proofErr w:type="spellStart"/>
      <w:r w:rsidR="00DD4EEE" w:rsidRPr="00117CC3">
        <w:rPr>
          <w:rFonts w:ascii="Helvetica" w:eastAsia="Times New Roman" w:hAnsi="Helvetica" w:cs="Helvetica"/>
          <w:color w:val="222222"/>
          <w:sz w:val="23"/>
          <w:szCs w:val="23"/>
          <w:u w:val="single"/>
        </w:rPr>
        <w:t>BpS</w:t>
      </w:r>
      <w:proofErr w:type="spellEnd"/>
      <w:r w:rsidR="00DD4EEE" w:rsidRPr="00117CC3">
        <w:rPr>
          <w:rFonts w:ascii="Helvetica" w:eastAsia="Times New Roman" w:hAnsi="Helvetica" w:cs="Helvetica"/>
          <w:color w:val="222222"/>
          <w:sz w:val="23"/>
          <w:szCs w:val="23"/>
          <w:u w:val="single"/>
        </w:rPr>
        <w:t>)</w:t>
      </w:r>
      <w:r w:rsidRPr="00117CC3">
        <w:rPr>
          <w:rFonts w:ascii="Helvetica" w:eastAsia="Times New Roman" w:hAnsi="Helvetica" w:cs="Helvetica"/>
          <w:color w:val="222222"/>
          <w:sz w:val="23"/>
          <w:szCs w:val="23"/>
          <w:u w:val="single"/>
        </w:rPr>
        <w:t>.</w:t>
      </w:r>
    </w:p>
    <w:p w14:paraId="4DC0D737" w14:textId="1073DF0D" w:rsidR="00FD4D42" w:rsidRPr="00FD4D42" w:rsidRDefault="00652A90" w:rsidP="00FD4D42">
      <w:pPr>
        <w:shd w:val="clear" w:color="auto" w:fill="CDE6C8"/>
        <w:spacing w:after="158" w:line="240" w:lineRule="auto"/>
        <w:rPr>
          <w:rFonts w:ascii="Helvetica" w:eastAsia="Times New Roman" w:hAnsi="Helvetica" w:cs="Helvetica"/>
          <w:color w:val="222222"/>
          <w:sz w:val="23"/>
          <w:szCs w:val="23"/>
        </w:rPr>
      </w:pPr>
      <w:r>
        <w:rPr>
          <w:rFonts w:ascii="Helvetica" w:eastAsia="Times New Roman" w:hAnsi="Helvetica" w:cs="Helvetica"/>
          <w:color w:val="222222"/>
          <w:sz w:val="23"/>
          <w:szCs w:val="23"/>
        </w:rPr>
        <w:t xml:space="preserve">A </w:t>
      </w:r>
      <w:proofErr w:type="spellStart"/>
      <w:r>
        <w:rPr>
          <w:rFonts w:ascii="Helvetica" w:eastAsia="Times New Roman" w:hAnsi="Helvetica" w:cs="Helvetica"/>
          <w:color w:val="222222"/>
          <w:sz w:val="23"/>
          <w:szCs w:val="23"/>
        </w:rPr>
        <w:t>BpS</w:t>
      </w:r>
      <w:proofErr w:type="spellEnd"/>
      <w:r>
        <w:rPr>
          <w:rFonts w:ascii="Helvetica" w:eastAsia="Times New Roman" w:hAnsi="Helvetica" w:cs="Helvetica"/>
          <w:color w:val="222222"/>
          <w:sz w:val="23"/>
          <w:szCs w:val="23"/>
        </w:rPr>
        <w:t xml:space="preserve"> is</w:t>
      </w:r>
      <w:r w:rsidR="00FD4D42" w:rsidRPr="00FD4D42">
        <w:rPr>
          <w:rFonts w:ascii="Helvetica" w:eastAsia="Times New Roman" w:hAnsi="Helvetica" w:cs="Helvetica"/>
          <w:color w:val="222222"/>
          <w:sz w:val="23"/>
          <w:szCs w:val="23"/>
        </w:rPr>
        <w:t xml:space="preserve"> a vegetation concept that describes the vegetation community likely to have been dominant on the landscape prior to European colonization of North America given an approximation of historical disturbance regimes and the current biophysical environment.</w:t>
      </w:r>
    </w:p>
    <w:p w14:paraId="699C9A5A" w14:textId="77777777" w:rsidR="00FD4D42" w:rsidRPr="00FD4D42" w:rsidRDefault="00FD4D42" w:rsidP="00FD4D42">
      <w:pPr>
        <w:shd w:val="clear" w:color="auto" w:fill="FFFFFF"/>
        <w:spacing w:after="158" w:line="240" w:lineRule="auto"/>
        <w:rPr>
          <w:rFonts w:ascii="Helvetica" w:eastAsia="Times New Roman" w:hAnsi="Helvetica" w:cs="Helvetica"/>
          <w:color w:val="222222"/>
          <w:sz w:val="23"/>
          <w:szCs w:val="23"/>
        </w:rPr>
      </w:pPr>
    </w:p>
    <w:p w14:paraId="69A0DBCA" w14:textId="35A72F4C" w:rsidR="00652A90" w:rsidRPr="00117CC3" w:rsidRDefault="00652A90" w:rsidP="00652A90">
      <w:pPr>
        <w:shd w:val="clear" w:color="auto" w:fill="FFFFFF"/>
        <w:spacing w:after="158" w:line="240" w:lineRule="auto"/>
        <w:rPr>
          <w:rFonts w:ascii="Helvetica" w:eastAsia="Times New Roman" w:hAnsi="Helvetica" w:cs="Helvetica"/>
          <w:color w:val="222222"/>
        </w:rPr>
      </w:pPr>
      <w:hyperlink r:id="rId23" w:tgtFrame="blank" w:history="1">
        <w:r w:rsidRPr="00117CC3">
          <w:rPr>
            <w:rStyle w:val="Hyperlink"/>
            <w:rFonts w:ascii="Helvetica" w:eastAsia="Times New Roman" w:hAnsi="Helvetica" w:cs="Helvetica"/>
            <w:b/>
            <w:bCs/>
          </w:rPr>
          <w:t xml:space="preserve">LANDFIRE </w:t>
        </w:r>
        <w:proofErr w:type="spellStart"/>
        <w:r w:rsidRPr="00117CC3">
          <w:rPr>
            <w:rStyle w:val="Hyperlink"/>
            <w:rFonts w:ascii="Helvetica" w:eastAsia="Times New Roman" w:hAnsi="Helvetica" w:cs="Helvetica"/>
            <w:b/>
            <w:bCs/>
          </w:rPr>
          <w:t>BpS</w:t>
        </w:r>
        <w:proofErr w:type="spellEnd"/>
        <w:r w:rsidRPr="00117CC3">
          <w:rPr>
            <w:rStyle w:val="Hyperlink"/>
            <w:rFonts w:ascii="Helvetica" w:eastAsia="Times New Roman" w:hAnsi="Helvetica" w:cs="Helvetica"/>
            <w:b/>
            <w:bCs/>
          </w:rPr>
          <w:t xml:space="preserve"> models</w:t>
        </w:r>
      </w:hyperlink>
      <w:r w:rsidRPr="00117CC3">
        <w:rPr>
          <w:rFonts w:ascii="Helvetica" w:eastAsia="Times New Roman" w:hAnsi="Helvetica" w:cs="Helvetica"/>
          <w:color w:val="222222"/>
        </w:rPr>
        <w:t> are reference condition models that define natural vegetation communities and their historical disturbance regimes. On the </w:t>
      </w:r>
      <w:hyperlink r:id="rId24" w:tgtFrame="blank" w:history="1">
        <w:r w:rsidR="00117CC3">
          <w:rPr>
            <w:rStyle w:val="Hyperlink"/>
            <w:rFonts w:ascii="Helvetica" w:eastAsia="Times New Roman" w:hAnsi="Helvetica" w:cs="Helvetica"/>
          </w:rPr>
          <w:t>M</w:t>
        </w:r>
        <w:r w:rsidRPr="00117CC3">
          <w:rPr>
            <w:rStyle w:val="Hyperlink"/>
            <w:rFonts w:ascii="Helvetica" w:eastAsia="Times New Roman" w:hAnsi="Helvetica" w:cs="Helvetica"/>
          </w:rPr>
          <w:t xml:space="preserve">odeling </w:t>
        </w:r>
        <w:r w:rsidR="00117CC3">
          <w:rPr>
            <w:rStyle w:val="Hyperlink"/>
            <w:rFonts w:ascii="Helvetica" w:eastAsia="Times New Roman" w:hAnsi="Helvetica" w:cs="Helvetica"/>
          </w:rPr>
          <w:t>W</w:t>
        </w:r>
        <w:r w:rsidRPr="00117CC3">
          <w:rPr>
            <w:rStyle w:val="Hyperlink"/>
            <w:rFonts w:ascii="Helvetica" w:eastAsia="Times New Roman" w:hAnsi="Helvetica" w:cs="Helvetica"/>
          </w:rPr>
          <w:t>ork</w:t>
        </w:r>
      </w:hyperlink>
      <w:r w:rsidRPr="00117CC3">
        <w:rPr>
          <w:rFonts w:ascii="Helvetica" w:eastAsia="Times New Roman" w:hAnsi="Helvetica" w:cs="Helvetica"/>
          <w:color w:val="222222"/>
        </w:rPr>
        <w:t> page you will learn more about these models and how to modify them to represent current landscapes and simulate possible future conditions.</w:t>
      </w:r>
    </w:p>
    <w:p w14:paraId="3B4573D2" w14:textId="77777777" w:rsidR="00FD4D42" w:rsidRPr="00FD4D42" w:rsidRDefault="00FD4D42" w:rsidP="00FD4D42">
      <w:pPr>
        <w:shd w:val="clear" w:color="auto" w:fill="FFFFFF"/>
        <w:spacing w:after="0" w:line="240" w:lineRule="auto"/>
        <w:jc w:val="center"/>
        <w:rPr>
          <w:rFonts w:ascii="Helvetica" w:eastAsia="Times New Roman" w:hAnsi="Helvetica" w:cs="Helvetica"/>
          <w:color w:val="222222"/>
          <w:sz w:val="23"/>
          <w:szCs w:val="23"/>
        </w:rPr>
      </w:pPr>
      <w:r w:rsidRPr="00FD4D42">
        <w:rPr>
          <w:rFonts w:ascii="Helvetica" w:eastAsia="Times New Roman" w:hAnsi="Helvetica" w:cs="Helvetica"/>
          <w:noProof/>
          <w:color w:val="222222"/>
          <w:sz w:val="23"/>
          <w:szCs w:val="23"/>
        </w:rPr>
        <w:drawing>
          <wp:inline distT="0" distB="0" distL="0" distR="0" wp14:anchorId="73E1BF32" wp14:editId="3670E929">
            <wp:extent cx="5943600" cy="3878580"/>
            <wp:effectExtent l="0" t="0" r="0" b="7620"/>
            <wp:docPr id="2" name="Picture 2" descr="Photo: © Ian Shive, TNC, &#10; Independence Lake, Nev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 © Ian Shive, TNC, &#10; Independence Lake, Nevad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p>
    <w:p w14:paraId="72791B73" w14:textId="77777777" w:rsidR="00FD4D42" w:rsidRPr="00FD4D42" w:rsidRDefault="00FD4D42" w:rsidP="00FD4D42">
      <w:pPr>
        <w:shd w:val="clear" w:color="auto" w:fill="FFFFFF"/>
        <w:spacing w:after="158" w:line="240" w:lineRule="auto"/>
        <w:jc w:val="center"/>
        <w:rPr>
          <w:rFonts w:ascii="Helvetica" w:eastAsia="Times New Roman" w:hAnsi="Helvetica" w:cs="Helvetica"/>
          <w:color w:val="222222"/>
          <w:sz w:val="23"/>
          <w:szCs w:val="23"/>
        </w:rPr>
      </w:pPr>
      <w:r w:rsidRPr="00FD4D42">
        <w:rPr>
          <w:rFonts w:ascii="Helvetica" w:eastAsia="Times New Roman" w:hAnsi="Helvetica" w:cs="Helvetica"/>
          <w:color w:val="222222"/>
          <w:sz w:val="23"/>
          <w:szCs w:val="23"/>
        </w:rPr>
        <w:t>Photo: © Ian Shive, TNC, Independence Lake, Nevada</w:t>
      </w:r>
    </w:p>
    <w:p w14:paraId="2B1EF4A7" w14:textId="77777777" w:rsidR="00FD4D42" w:rsidRPr="00FD4D42" w:rsidRDefault="00FD4D42" w:rsidP="00FD4D42">
      <w:pPr>
        <w:shd w:val="clear" w:color="auto" w:fill="FFFFFF"/>
        <w:spacing w:after="158" w:line="240" w:lineRule="auto"/>
        <w:rPr>
          <w:rFonts w:ascii="Helvetica" w:eastAsia="Times New Roman" w:hAnsi="Helvetica" w:cs="Helvetica"/>
          <w:color w:val="222222"/>
          <w:sz w:val="23"/>
          <w:szCs w:val="23"/>
        </w:rPr>
      </w:pPr>
      <w:r w:rsidRPr="00FD4D42">
        <w:rPr>
          <w:rFonts w:ascii="Helvetica" w:eastAsia="Times New Roman" w:hAnsi="Helvetica" w:cs="Helvetica"/>
          <w:color w:val="222222"/>
          <w:sz w:val="23"/>
          <w:szCs w:val="23"/>
        </w:rPr>
        <w:t xml:space="preserve">Understanding how ecosystems looked and worked prior to European colonization of North America is a focus of the </w:t>
      </w:r>
      <w:proofErr w:type="spellStart"/>
      <w:r w:rsidRPr="00FD4D42">
        <w:rPr>
          <w:rFonts w:ascii="Helvetica" w:eastAsia="Times New Roman" w:hAnsi="Helvetica" w:cs="Helvetica"/>
          <w:color w:val="222222"/>
          <w:sz w:val="23"/>
          <w:szCs w:val="23"/>
        </w:rPr>
        <w:t>BpS</w:t>
      </w:r>
      <w:proofErr w:type="spellEnd"/>
      <w:r w:rsidRPr="00FD4D42">
        <w:rPr>
          <w:rFonts w:ascii="Helvetica" w:eastAsia="Times New Roman" w:hAnsi="Helvetica" w:cs="Helvetica"/>
          <w:color w:val="222222"/>
          <w:sz w:val="23"/>
          <w:szCs w:val="23"/>
        </w:rPr>
        <w:t xml:space="preserve"> body of work. The process was to:</w:t>
      </w:r>
    </w:p>
    <w:p w14:paraId="5D9C7778" w14:textId="7ACFA318" w:rsidR="00FD4D42" w:rsidRPr="00FD4D42" w:rsidRDefault="00FD4D42" w:rsidP="00FD4D42">
      <w:pPr>
        <w:numPr>
          <w:ilvl w:val="0"/>
          <w:numId w:val="4"/>
        </w:numPr>
        <w:shd w:val="clear" w:color="auto" w:fill="FFFFFF"/>
        <w:spacing w:after="158" w:line="240" w:lineRule="auto"/>
        <w:rPr>
          <w:rFonts w:ascii="Helvetica" w:eastAsia="Times New Roman" w:hAnsi="Helvetica" w:cs="Helvetica"/>
          <w:color w:val="222222"/>
          <w:sz w:val="23"/>
          <w:szCs w:val="23"/>
        </w:rPr>
      </w:pPr>
      <w:r w:rsidRPr="00FD4D42">
        <w:rPr>
          <w:rFonts w:ascii="Helvetica" w:eastAsia="Times New Roman" w:hAnsi="Helvetica" w:cs="Helvetica"/>
          <w:b/>
          <w:bCs/>
          <w:color w:val="222222"/>
          <w:sz w:val="23"/>
          <w:szCs w:val="23"/>
        </w:rPr>
        <w:t>Classify and define the ecosystems.</w:t>
      </w:r>
      <w:r w:rsidRPr="00FD4D42">
        <w:rPr>
          <w:rFonts w:ascii="Helvetica" w:eastAsia="Times New Roman" w:hAnsi="Helvetica" w:cs="Helvetica"/>
          <w:color w:val="222222"/>
          <w:sz w:val="23"/>
          <w:szCs w:val="23"/>
        </w:rPr>
        <w:t> LANDFIRE calls the historic</w:t>
      </w:r>
      <w:r w:rsidR="00734B44">
        <w:rPr>
          <w:rFonts w:ascii="Helvetica" w:eastAsia="Times New Roman" w:hAnsi="Helvetica" w:cs="Helvetica"/>
          <w:color w:val="222222"/>
          <w:sz w:val="23"/>
          <w:szCs w:val="23"/>
        </w:rPr>
        <w:t>al</w:t>
      </w:r>
      <w:r w:rsidRPr="00FD4D42">
        <w:rPr>
          <w:rFonts w:ascii="Helvetica" w:eastAsia="Times New Roman" w:hAnsi="Helvetica" w:cs="Helvetica"/>
          <w:color w:val="222222"/>
          <w:sz w:val="23"/>
          <w:szCs w:val="23"/>
        </w:rPr>
        <w:t xml:space="preserve"> ecosystems “Biophysical Settings”, and used </w:t>
      </w:r>
      <w:hyperlink r:id="rId26" w:tgtFrame="blank" w:history="1">
        <w:r w:rsidRPr="00FD4D42">
          <w:rPr>
            <w:rFonts w:ascii="Helvetica" w:eastAsia="Times New Roman" w:hAnsi="Helvetica" w:cs="Helvetica"/>
            <w:color w:val="008CBA"/>
            <w:sz w:val="23"/>
            <w:szCs w:val="23"/>
            <w:u w:val="single"/>
          </w:rPr>
          <w:t>NatureServe’s Ecological Systems</w:t>
        </w:r>
      </w:hyperlink>
      <w:r w:rsidR="00652A90">
        <w:rPr>
          <w:rFonts w:ascii="Helvetica" w:eastAsia="Times New Roman" w:hAnsi="Helvetica" w:cs="Helvetica"/>
          <w:color w:val="222222"/>
          <w:sz w:val="23"/>
          <w:szCs w:val="23"/>
        </w:rPr>
        <w:t>.</w:t>
      </w:r>
    </w:p>
    <w:p w14:paraId="56A01766" w14:textId="77777777" w:rsidR="00FD4D42" w:rsidRPr="00FD4D42" w:rsidRDefault="00FD4D42" w:rsidP="00FD4D42">
      <w:pPr>
        <w:numPr>
          <w:ilvl w:val="0"/>
          <w:numId w:val="4"/>
        </w:numPr>
        <w:shd w:val="clear" w:color="auto" w:fill="FFFFFF"/>
        <w:spacing w:after="158" w:line="240" w:lineRule="auto"/>
        <w:rPr>
          <w:rFonts w:ascii="Helvetica" w:eastAsia="Times New Roman" w:hAnsi="Helvetica" w:cs="Helvetica"/>
          <w:color w:val="222222"/>
          <w:sz w:val="23"/>
          <w:szCs w:val="23"/>
        </w:rPr>
      </w:pPr>
      <w:r w:rsidRPr="00FD4D42">
        <w:rPr>
          <w:rFonts w:ascii="Helvetica" w:eastAsia="Times New Roman" w:hAnsi="Helvetica" w:cs="Helvetica"/>
          <w:color w:val="222222"/>
          <w:sz w:val="23"/>
          <w:szCs w:val="23"/>
        </w:rPr>
        <w:t>The LANDFIRE team held expert workshops to:</w:t>
      </w:r>
    </w:p>
    <w:p w14:paraId="56AE97F8" w14:textId="62F2F47B" w:rsidR="00FD4D42" w:rsidRPr="00FD4D42" w:rsidRDefault="00FD4D42" w:rsidP="00FD4D42">
      <w:pPr>
        <w:numPr>
          <w:ilvl w:val="1"/>
          <w:numId w:val="4"/>
        </w:numPr>
        <w:shd w:val="clear" w:color="auto" w:fill="FFFFFF"/>
        <w:spacing w:before="100" w:beforeAutospacing="1" w:after="100" w:afterAutospacing="1" w:line="240" w:lineRule="auto"/>
        <w:rPr>
          <w:rFonts w:ascii="Helvetica" w:eastAsia="Times New Roman" w:hAnsi="Helvetica" w:cs="Helvetica"/>
          <w:color w:val="222222"/>
          <w:sz w:val="23"/>
          <w:szCs w:val="23"/>
        </w:rPr>
      </w:pPr>
      <w:r w:rsidRPr="00FD4D42">
        <w:rPr>
          <w:rFonts w:ascii="Helvetica" w:eastAsia="Times New Roman" w:hAnsi="Helvetica" w:cs="Helvetica"/>
          <w:b/>
          <w:bCs/>
          <w:color w:val="222222"/>
          <w:sz w:val="23"/>
          <w:szCs w:val="23"/>
        </w:rPr>
        <w:t xml:space="preserve">Describe the </w:t>
      </w:r>
      <w:proofErr w:type="spellStart"/>
      <w:r w:rsidRPr="00FD4D42">
        <w:rPr>
          <w:rFonts w:ascii="Helvetica" w:eastAsia="Times New Roman" w:hAnsi="Helvetica" w:cs="Helvetica"/>
          <w:b/>
          <w:bCs/>
          <w:color w:val="222222"/>
          <w:sz w:val="23"/>
          <w:szCs w:val="23"/>
        </w:rPr>
        <w:t>BpS</w:t>
      </w:r>
      <w:proofErr w:type="spellEnd"/>
      <w:r w:rsidRPr="00FD4D42">
        <w:rPr>
          <w:rFonts w:ascii="Helvetica" w:eastAsia="Times New Roman" w:hAnsi="Helvetica" w:cs="Helvetica"/>
          <w:color w:val="222222"/>
          <w:sz w:val="23"/>
          <w:szCs w:val="23"/>
        </w:rPr>
        <w:t>, including their nested states or </w:t>
      </w:r>
      <w:hyperlink r:id="rId27" w:tgtFrame="blank" w:history="1">
        <w:r w:rsidRPr="00FD4D42">
          <w:rPr>
            <w:rFonts w:ascii="Helvetica" w:eastAsia="Times New Roman" w:hAnsi="Helvetica" w:cs="Helvetica"/>
            <w:color w:val="008CBA"/>
            <w:sz w:val="23"/>
            <w:szCs w:val="23"/>
            <w:u w:val="single"/>
          </w:rPr>
          <w:t>succession classes</w:t>
        </w:r>
      </w:hyperlink>
      <w:r w:rsidRPr="00FD4D42">
        <w:rPr>
          <w:rFonts w:ascii="Helvetica" w:eastAsia="Times New Roman" w:hAnsi="Helvetica" w:cs="Helvetica"/>
          <w:color w:val="222222"/>
          <w:sz w:val="23"/>
          <w:szCs w:val="23"/>
        </w:rPr>
        <w:t xml:space="preserve">. </w:t>
      </w:r>
      <w:proofErr w:type="spellStart"/>
      <w:r w:rsidRPr="00FD4D42">
        <w:rPr>
          <w:rFonts w:ascii="Helvetica" w:eastAsia="Times New Roman" w:hAnsi="Helvetica" w:cs="Helvetica"/>
          <w:color w:val="222222"/>
          <w:sz w:val="23"/>
          <w:szCs w:val="23"/>
        </w:rPr>
        <w:t>BpS</w:t>
      </w:r>
      <w:proofErr w:type="spellEnd"/>
      <w:r w:rsidRPr="00FD4D42">
        <w:rPr>
          <w:rFonts w:ascii="Helvetica" w:eastAsia="Times New Roman" w:hAnsi="Helvetica" w:cs="Helvetica"/>
          <w:color w:val="222222"/>
          <w:sz w:val="23"/>
          <w:szCs w:val="23"/>
        </w:rPr>
        <w:t xml:space="preserve"> can have up to </w:t>
      </w:r>
      <w:r w:rsidR="00652A90">
        <w:rPr>
          <w:rFonts w:ascii="Helvetica" w:eastAsia="Times New Roman" w:hAnsi="Helvetica" w:cs="Helvetica"/>
          <w:color w:val="222222"/>
          <w:sz w:val="23"/>
          <w:szCs w:val="23"/>
        </w:rPr>
        <w:t>five</w:t>
      </w:r>
      <w:r w:rsidR="00652A90" w:rsidRPr="00FD4D42">
        <w:rPr>
          <w:rFonts w:ascii="Helvetica" w:eastAsia="Times New Roman" w:hAnsi="Helvetica" w:cs="Helvetica"/>
          <w:color w:val="222222"/>
          <w:sz w:val="23"/>
          <w:szCs w:val="23"/>
        </w:rPr>
        <w:t xml:space="preserve"> </w:t>
      </w:r>
      <w:r w:rsidRPr="00FD4D42">
        <w:rPr>
          <w:rFonts w:ascii="Helvetica" w:eastAsia="Times New Roman" w:hAnsi="Helvetica" w:cs="Helvetica"/>
          <w:color w:val="222222"/>
          <w:sz w:val="23"/>
          <w:szCs w:val="23"/>
        </w:rPr>
        <w:t>succession classes, each of which is described by its canopy height, canopy cover, and species composition.</w:t>
      </w:r>
    </w:p>
    <w:p w14:paraId="0308DEDD" w14:textId="5F5C1CBA" w:rsidR="00FD4D42" w:rsidRPr="00FD4D42" w:rsidRDefault="00FD4D42" w:rsidP="00FD4D42">
      <w:pPr>
        <w:numPr>
          <w:ilvl w:val="1"/>
          <w:numId w:val="4"/>
        </w:numPr>
        <w:shd w:val="clear" w:color="auto" w:fill="FFFFFF"/>
        <w:spacing w:before="100" w:beforeAutospacing="1" w:after="100" w:afterAutospacing="1" w:line="240" w:lineRule="auto"/>
        <w:rPr>
          <w:rFonts w:ascii="Helvetica" w:eastAsia="Times New Roman" w:hAnsi="Helvetica" w:cs="Helvetica"/>
          <w:color w:val="222222"/>
          <w:sz w:val="23"/>
          <w:szCs w:val="23"/>
        </w:rPr>
      </w:pPr>
      <w:r w:rsidRPr="00FD4D42">
        <w:rPr>
          <w:rFonts w:ascii="Helvetica" w:eastAsia="Times New Roman" w:hAnsi="Helvetica" w:cs="Helvetica"/>
          <w:b/>
          <w:bCs/>
          <w:color w:val="222222"/>
          <w:sz w:val="23"/>
          <w:szCs w:val="23"/>
        </w:rPr>
        <w:lastRenderedPageBreak/>
        <w:t>Use state</w:t>
      </w:r>
      <w:r w:rsidR="00734B44">
        <w:rPr>
          <w:rFonts w:ascii="Helvetica" w:eastAsia="Times New Roman" w:hAnsi="Helvetica" w:cs="Helvetica"/>
          <w:b/>
          <w:bCs/>
          <w:color w:val="222222"/>
          <w:sz w:val="23"/>
          <w:szCs w:val="23"/>
        </w:rPr>
        <w:t>-</w:t>
      </w:r>
      <w:r w:rsidRPr="00FD4D42">
        <w:rPr>
          <w:rFonts w:ascii="Helvetica" w:eastAsia="Times New Roman" w:hAnsi="Helvetica" w:cs="Helvetica"/>
          <w:b/>
          <w:bCs/>
          <w:color w:val="222222"/>
          <w:sz w:val="23"/>
          <w:szCs w:val="23"/>
        </w:rPr>
        <w:t>and</w:t>
      </w:r>
      <w:r w:rsidR="00734B44">
        <w:rPr>
          <w:rFonts w:ascii="Helvetica" w:eastAsia="Times New Roman" w:hAnsi="Helvetica" w:cs="Helvetica"/>
          <w:b/>
          <w:bCs/>
          <w:color w:val="222222"/>
          <w:sz w:val="23"/>
          <w:szCs w:val="23"/>
        </w:rPr>
        <w:t>-</w:t>
      </w:r>
      <w:r w:rsidRPr="00FD4D42">
        <w:rPr>
          <w:rFonts w:ascii="Helvetica" w:eastAsia="Times New Roman" w:hAnsi="Helvetica" w:cs="Helvetica"/>
          <w:b/>
          <w:bCs/>
          <w:color w:val="222222"/>
          <w:sz w:val="23"/>
          <w:szCs w:val="23"/>
        </w:rPr>
        <w:t xml:space="preserve">transition </w:t>
      </w:r>
      <w:r w:rsidR="00734B44">
        <w:rPr>
          <w:rFonts w:ascii="Helvetica" w:eastAsia="Times New Roman" w:hAnsi="Helvetica" w:cs="Helvetica"/>
          <w:b/>
          <w:bCs/>
          <w:color w:val="222222"/>
          <w:sz w:val="23"/>
          <w:szCs w:val="23"/>
        </w:rPr>
        <w:t xml:space="preserve">simulation </w:t>
      </w:r>
      <w:r w:rsidRPr="00FD4D42">
        <w:rPr>
          <w:rFonts w:ascii="Helvetica" w:eastAsia="Times New Roman" w:hAnsi="Helvetica" w:cs="Helvetica"/>
          <w:b/>
          <w:bCs/>
          <w:color w:val="222222"/>
          <w:sz w:val="23"/>
          <w:szCs w:val="23"/>
        </w:rPr>
        <w:t>modeling techniques</w:t>
      </w:r>
      <w:r w:rsidRPr="00FD4D42">
        <w:rPr>
          <w:rFonts w:ascii="Helvetica" w:eastAsia="Times New Roman" w:hAnsi="Helvetica" w:cs="Helvetica"/>
          <w:color w:val="222222"/>
          <w:sz w:val="23"/>
          <w:szCs w:val="23"/>
        </w:rPr>
        <w:t xml:space="preserve"> to estimate how much of each succession class would have been on the landscape historically, (prior to European colonization). The estimated amount of each succession class depends on the natural disturbance regimes that the experts input into </w:t>
      </w:r>
      <w:commentRangeStart w:id="3"/>
      <w:proofErr w:type="spellStart"/>
      <w:r w:rsidRPr="00FD4D42">
        <w:rPr>
          <w:rFonts w:ascii="Helvetica" w:eastAsia="Times New Roman" w:hAnsi="Helvetica" w:cs="Helvetica"/>
          <w:color w:val="222222"/>
          <w:sz w:val="23"/>
          <w:szCs w:val="23"/>
        </w:rPr>
        <w:t>SyncroSim</w:t>
      </w:r>
      <w:commentRangeEnd w:id="3"/>
      <w:proofErr w:type="spellEnd"/>
      <w:r w:rsidR="00DD4EEE">
        <w:rPr>
          <w:rStyle w:val="CommentReference"/>
        </w:rPr>
        <w:commentReference w:id="3"/>
      </w:r>
      <w:r w:rsidRPr="00FD4D42">
        <w:rPr>
          <w:rFonts w:ascii="Helvetica" w:eastAsia="Times New Roman" w:hAnsi="Helvetica" w:cs="Helvetica"/>
          <w:color w:val="222222"/>
          <w:sz w:val="23"/>
          <w:szCs w:val="23"/>
        </w:rPr>
        <w:t xml:space="preserve"> (just like you will be doing soon!</w:t>
      </w:r>
      <w:ins w:id="4" w:author="Randy L. Swaty" w:date="2020-10-07T13:57:00Z">
        <w:r w:rsidR="00117CC3">
          <w:rPr>
            <w:rFonts w:ascii="Helvetica" w:eastAsia="Times New Roman" w:hAnsi="Helvetica" w:cs="Helvetica"/>
            <w:color w:val="222222"/>
            <w:sz w:val="23"/>
            <w:szCs w:val="23"/>
          </w:rPr>
          <w:t xml:space="preserve"> See section below for information on </w:t>
        </w:r>
        <w:proofErr w:type="spellStart"/>
        <w:r w:rsidR="00117CC3">
          <w:rPr>
            <w:rFonts w:ascii="Helvetica" w:eastAsia="Times New Roman" w:hAnsi="Helvetica" w:cs="Helvetica"/>
            <w:color w:val="222222"/>
            <w:sz w:val="23"/>
            <w:szCs w:val="23"/>
          </w:rPr>
          <w:t>S</w:t>
        </w:r>
      </w:ins>
      <w:ins w:id="5" w:author="Randy L. Swaty" w:date="2020-10-07T13:58:00Z">
        <w:r w:rsidR="00117CC3">
          <w:rPr>
            <w:rFonts w:ascii="Helvetica" w:eastAsia="Times New Roman" w:hAnsi="Helvetica" w:cs="Helvetica"/>
            <w:color w:val="222222"/>
            <w:sz w:val="23"/>
            <w:szCs w:val="23"/>
          </w:rPr>
          <w:t>yncroSim</w:t>
        </w:r>
      </w:ins>
      <w:proofErr w:type="spellEnd"/>
      <w:r w:rsidRPr="00FD4D42">
        <w:rPr>
          <w:rFonts w:ascii="Helvetica" w:eastAsia="Times New Roman" w:hAnsi="Helvetica" w:cs="Helvetica"/>
          <w:color w:val="222222"/>
          <w:sz w:val="23"/>
          <w:szCs w:val="23"/>
        </w:rPr>
        <w:t>).</w:t>
      </w:r>
    </w:p>
    <w:p w14:paraId="065A68A1" w14:textId="50824DCD" w:rsidR="00FD4D42" w:rsidRPr="00FD4D42" w:rsidDel="00117CC3" w:rsidRDefault="00FD4D42" w:rsidP="00FD4D42">
      <w:pPr>
        <w:shd w:val="clear" w:color="auto" w:fill="FFFFFF"/>
        <w:spacing w:after="158" w:line="240" w:lineRule="auto"/>
        <w:rPr>
          <w:del w:id="6" w:author="Randy L. Swaty" w:date="2020-10-07T13:58:00Z"/>
          <w:rFonts w:ascii="Helvetica" w:eastAsia="Times New Roman" w:hAnsi="Helvetica" w:cs="Helvetica"/>
          <w:color w:val="222222"/>
          <w:sz w:val="23"/>
          <w:szCs w:val="23"/>
        </w:rPr>
      </w:pPr>
      <w:commentRangeStart w:id="7"/>
      <w:del w:id="8" w:author="Randy L. Swaty" w:date="2020-10-07T13:58:00Z">
        <w:r w:rsidRPr="00FD4D42" w:rsidDel="00117CC3">
          <w:rPr>
            <w:rFonts w:ascii="Helvetica" w:eastAsia="Times New Roman" w:hAnsi="Helvetica" w:cs="Helvetica"/>
            <w:color w:val="222222"/>
            <w:sz w:val="23"/>
            <w:szCs w:val="23"/>
          </w:rPr>
          <w:delText>From 2015 to 2019, the Conservancy’s LANDFIRE team led a review of the models that resulted in updating content for over 300 of them.</w:delText>
        </w:r>
        <w:commentRangeEnd w:id="7"/>
        <w:r w:rsidR="00652A90" w:rsidDel="00117CC3">
          <w:rPr>
            <w:rStyle w:val="CommentReference"/>
          </w:rPr>
          <w:commentReference w:id="7"/>
        </w:r>
      </w:del>
    </w:p>
    <w:p w14:paraId="4EEF90DB" w14:textId="2A754764" w:rsidR="00DD4EEE" w:rsidRDefault="00DD4EEE" w:rsidP="00FD4D42">
      <w:pPr>
        <w:shd w:val="clear" w:color="auto" w:fill="FFFFFF"/>
        <w:spacing w:after="158" w:line="240" w:lineRule="auto"/>
        <w:rPr>
          <w:rFonts w:ascii="Helvetica" w:eastAsia="Times New Roman" w:hAnsi="Helvetica" w:cs="Helvetica"/>
          <w:color w:val="222222"/>
          <w:sz w:val="23"/>
          <w:szCs w:val="23"/>
        </w:rPr>
      </w:pPr>
      <w:r>
        <w:rPr>
          <w:rFonts w:ascii="Helvetica" w:eastAsia="Times New Roman" w:hAnsi="Helvetica" w:cs="Helvetica"/>
          <w:color w:val="222222"/>
          <w:sz w:val="23"/>
          <w:szCs w:val="23"/>
        </w:rPr>
        <w:t xml:space="preserve">Each LANDFIRE </w:t>
      </w:r>
      <w:proofErr w:type="spellStart"/>
      <w:r>
        <w:rPr>
          <w:rFonts w:ascii="Helvetica" w:eastAsia="Times New Roman" w:hAnsi="Helvetica" w:cs="Helvetica"/>
          <w:color w:val="222222"/>
          <w:sz w:val="23"/>
          <w:szCs w:val="23"/>
        </w:rPr>
        <w:t>BpS</w:t>
      </w:r>
      <w:proofErr w:type="spellEnd"/>
      <w:r>
        <w:rPr>
          <w:rFonts w:ascii="Helvetica" w:eastAsia="Times New Roman" w:hAnsi="Helvetica" w:cs="Helvetica"/>
          <w:color w:val="222222"/>
          <w:sz w:val="23"/>
          <w:szCs w:val="23"/>
        </w:rPr>
        <w:t xml:space="preserve"> has a description document and a state-and-transition simulation model. </w:t>
      </w:r>
    </w:p>
    <w:p w14:paraId="704084B1" w14:textId="77777777" w:rsidR="00DD4EEE" w:rsidRPr="00FD4D42" w:rsidRDefault="00DD4EEE" w:rsidP="00FD4D42">
      <w:pPr>
        <w:shd w:val="clear" w:color="auto" w:fill="FFFFFF"/>
        <w:spacing w:after="158" w:line="240" w:lineRule="auto"/>
        <w:rPr>
          <w:rFonts w:ascii="Helvetica" w:eastAsia="Times New Roman" w:hAnsi="Helvetica" w:cs="Helvetica"/>
          <w:color w:val="222222"/>
          <w:sz w:val="23"/>
          <w:szCs w:val="23"/>
        </w:rPr>
      </w:pPr>
    </w:p>
    <w:p w14:paraId="4335150F" w14:textId="39679DDE" w:rsidR="00FD4D42" w:rsidRPr="00FD4D42" w:rsidRDefault="00652A90" w:rsidP="00FD4D42">
      <w:pPr>
        <w:shd w:val="clear" w:color="auto" w:fill="FFFFFF"/>
        <w:spacing w:after="158" w:line="240" w:lineRule="auto"/>
        <w:outlineLvl w:val="3"/>
        <w:rPr>
          <w:rFonts w:ascii="Helvetica" w:eastAsia="Times New Roman" w:hAnsi="Helvetica" w:cs="Helvetica"/>
          <w:color w:val="222222"/>
          <w:sz w:val="27"/>
          <w:szCs w:val="27"/>
        </w:rPr>
      </w:pPr>
      <w:proofErr w:type="spellStart"/>
      <w:r>
        <w:rPr>
          <w:rFonts w:ascii="Helvetica" w:eastAsia="Times New Roman" w:hAnsi="Helvetica" w:cs="Helvetica"/>
          <w:color w:val="222222"/>
          <w:sz w:val="27"/>
          <w:szCs w:val="27"/>
        </w:rPr>
        <w:t>BpS</w:t>
      </w:r>
      <w:proofErr w:type="spellEnd"/>
      <w:r>
        <w:rPr>
          <w:rFonts w:ascii="Helvetica" w:eastAsia="Times New Roman" w:hAnsi="Helvetica" w:cs="Helvetica"/>
          <w:color w:val="222222"/>
          <w:sz w:val="27"/>
          <w:szCs w:val="27"/>
        </w:rPr>
        <w:t xml:space="preserve"> </w:t>
      </w:r>
      <w:r w:rsidR="00FD4D42" w:rsidRPr="00FD4D42">
        <w:rPr>
          <w:rFonts w:ascii="Helvetica" w:eastAsia="Times New Roman" w:hAnsi="Helvetica" w:cs="Helvetica"/>
          <w:color w:val="222222"/>
          <w:sz w:val="27"/>
          <w:szCs w:val="27"/>
        </w:rPr>
        <w:t>Descriptions</w:t>
      </w:r>
    </w:p>
    <w:p w14:paraId="6675BDBC" w14:textId="77777777" w:rsidR="00FD4D42" w:rsidRPr="00FD4D42" w:rsidRDefault="00FD4D42" w:rsidP="00FD4D42">
      <w:pPr>
        <w:shd w:val="clear" w:color="auto" w:fill="FFFFFF"/>
        <w:spacing w:after="158" w:line="240" w:lineRule="auto"/>
        <w:rPr>
          <w:rFonts w:ascii="Helvetica" w:eastAsia="Times New Roman" w:hAnsi="Helvetica" w:cs="Helvetica"/>
          <w:color w:val="222222"/>
          <w:sz w:val="23"/>
          <w:szCs w:val="23"/>
        </w:rPr>
      </w:pPr>
      <w:r w:rsidRPr="00FD4D42">
        <w:rPr>
          <w:rFonts w:ascii="Helvetica" w:eastAsia="Times New Roman" w:hAnsi="Helvetica" w:cs="Helvetica"/>
          <w:color w:val="222222"/>
          <w:sz w:val="23"/>
          <w:szCs w:val="23"/>
        </w:rPr>
        <w:t xml:space="preserve">Each </w:t>
      </w:r>
      <w:proofErr w:type="spellStart"/>
      <w:r w:rsidRPr="00FD4D42">
        <w:rPr>
          <w:rFonts w:ascii="Helvetica" w:eastAsia="Times New Roman" w:hAnsi="Helvetica" w:cs="Helvetica"/>
          <w:color w:val="222222"/>
          <w:sz w:val="23"/>
          <w:szCs w:val="23"/>
        </w:rPr>
        <w:t>BpS</w:t>
      </w:r>
      <w:proofErr w:type="spellEnd"/>
      <w:r w:rsidRPr="00FD4D42">
        <w:rPr>
          <w:rFonts w:ascii="Helvetica" w:eastAsia="Times New Roman" w:hAnsi="Helvetica" w:cs="Helvetica"/>
          <w:color w:val="222222"/>
          <w:sz w:val="23"/>
          <w:szCs w:val="23"/>
        </w:rPr>
        <w:t xml:space="preserve"> has an </w:t>
      </w:r>
      <w:hyperlink r:id="rId28" w:tgtFrame="blank" w:history="1">
        <w:r w:rsidRPr="00FD4D42">
          <w:rPr>
            <w:rFonts w:ascii="Helvetica" w:eastAsia="Times New Roman" w:hAnsi="Helvetica" w:cs="Helvetica"/>
            <w:color w:val="008CBA"/>
            <w:sz w:val="23"/>
            <w:szCs w:val="23"/>
            <w:u w:val="single"/>
          </w:rPr>
          <w:t>extensive description</w:t>
        </w:r>
      </w:hyperlink>
      <w:r w:rsidRPr="00FD4D42">
        <w:rPr>
          <w:rFonts w:ascii="Helvetica" w:eastAsia="Times New Roman" w:hAnsi="Helvetica" w:cs="Helvetica"/>
          <w:color w:val="222222"/>
          <w:sz w:val="23"/>
          <w:szCs w:val="23"/>
        </w:rPr>
        <w:t>. See the description from the </w:t>
      </w:r>
      <w:hyperlink r:id="rId29" w:tgtFrame="blank" w:history="1">
        <w:r w:rsidRPr="00FD4D42">
          <w:rPr>
            <w:rFonts w:ascii="Helvetica" w:eastAsia="Times New Roman" w:hAnsi="Helvetica" w:cs="Helvetica"/>
            <w:color w:val="008CBA"/>
            <w:sz w:val="23"/>
            <w:szCs w:val="23"/>
            <w:u w:val="single"/>
          </w:rPr>
          <w:t>Inter-Mountain Basins Montane Sagebrush Steppe Ecosystem</w:t>
        </w:r>
      </w:hyperlink>
      <w:r w:rsidRPr="00FD4D42">
        <w:rPr>
          <w:rFonts w:ascii="Helvetica" w:eastAsia="Times New Roman" w:hAnsi="Helvetica" w:cs="Helvetica"/>
          <w:color w:val="222222"/>
          <w:sz w:val="23"/>
          <w:szCs w:val="23"/>
        </w:rPr>
        <w:t> example.</w:t>
      </w:r>
    </w:p>
    <w:p w14:paraId="4DFCB49B" w14:textId="77777777" w:rsidR="00FD4D42" w:rsidRPr="00FD4D42" w:rsidRDefault="00FD4D42" w:rsidP="00FD4D42">
      <w:pPr>
        <w:shd w:val="clear" w:color="auto" w:fill="FFFFFF"/>
        <w:spacing w:after="158" w:line="240" w:lineRule="auto"/>
        <w:rPr>
          <w:rFonts w:ascii="Helvetica" w:eastAsia="Times New Roman" w:hAnsi="Helvetica" w:cs="Helvetica"/>
          <w:color w:val="222222"/>
          <w:sz w:val="23"/>
          <w:szCs w:val="23"/>
        </w:rPr>
      </w:pPr>
      <w:r w:rsidRPr="00FD4D42">
        <w:rPr>
          <w:rFonts w:ascii="Helvetica" w:eastAsia="Times New Roman" w:hAnsi="Helvetica" w:cs="Helvetica"/>
          <w:color w:val="222222"/>
          <w:sz w:val="23"/>
          <w:szCs w:val="23"/>
        </w:rPr>
        <w:t>Each description includes:</w:t>
      </w:r>
    </w:p>
    <w:p w14:paraId="72A979F1" w14:textId="77777777" w:rsidR="00FD4D42" w:rsidRPr="00FD4D42" w:rsidRDefault="00FD4D42" w:rsidP="00FD4D42">
      <w:pPr>
        <w:numPr>
          <w:ilvl w:val="0"/>
          <w:numId w:val="5"/>
        </w:numPr>
        <w:shd w:val="clear" w:color="auto" w:fill="FFFFFF"/>
        <w:spacing w:before="100" w:beforeAutospacing="1" w:after="100" w:afterAutospacing="1" w:line="240" w:lineRule="auto"/>
        <w:rPr>
          <w:rFonts w:ascii="Helvetica" w:eastAsia="Times New Roman" w:hAnsi="Helvetica" w:cs="Helvetica"/>
          <w:color w:val="222222"/>
          <w:sz w:val="23"/>
          <w:szCs w:val="23"/>
        </w:rPr>
      </w:pPr>
      <w:r w:rsidRPr="00FD4D42">
        <w:rPr>
          <w:rFonts w:ascii="Helvetica" w:eastAsia="Times New Roman" w:hAnsi="Helvetica" w:cs="Helvetica"/>
          <w:color w:val="222222"/>
          <w:sz w:val="23"/>
          <w:szCs w:val="23"/>
        </w:rPr>
        <w:t>Biophysical setting name and number</w:t>
      </w:r>
    </w:p>
    <w:p w14:paraId="6AB8185F" w14:textId="77777777" w:rsidR="00FD4D42" w:rsidRPr="00FD4D42" w:rsidRDefault="00FD4D42" w:rsidP="00FD4D42">
      <w:pPr>
        <w:numPr>
          <w:ilvl w:val="0"/>
          <w:numId w:val="5"/>
        </w:numPr>
        <w:shd w:val="clear" w:color="auto" w:fill="FFFFFF"/>
        <w:spacing w:before="100" w:beforeAutospacing="1" w:after="100" w:afterAutospacing="1" w:line="240" w:lineRule="auto"/>
        <w:rPr>
          <w:rFonts w:ascii="Helvetica" w:eastAsia="Times New Roman" w:hAnsi="Helvetica" w:cs="Helvetica"/>
          <w:color w:val="222222"/>
          <w:sz w:val="23"/>
          <w:szCs w:val="23"/>
        </w:rPr>
      </w:pPr>
      <w:r w:rsidRPr="00FD4D42">
        <w:rPr>
          <w:rFonts w:ascii="Helvetica" w:eastAsia="Times New Roman" w:hAnsi="Helvetica" w:cs="Helvetica"/>
          <w:color w:val="222222"/>
          <w:sz w:val="23"/>
          <w:szCs w:val="23"/>
        </w:rPr>
        <w:t>A list of map zones the description covers</w:t>
      </w:r>
    </w:p>
    <w:p w14:paraId="338BDE3D" w14:textId="77777777" w:rsidR="00FD4D42" w:rsidRPr="00FD4D42" w:rsidRDefault="00FD4D42" w:rsidP="00FD4D42">
      <w:pPr>
        <w:numPr>
          <w:ilvl w:val="0"/>
          <w:numId w:val="5"/>
        </w:numPr>
        <w:shd w:val="clear" w:color="auto" w:fill="FFFFFF"/>
        <w:spacing w:before="100" w:beforeAutospacing="1" w:after="100" w:afterAutospacing="1" w:line="240" w:lineRule="auto"/>
        <w:rPr>
          <w:rFonts w:ascii="Helvetica" w:eastAsia="Times New Roman" w:hAnsi="Helvetica" w:cs="Helvetica"/>
          <w:color w:val="222222"/>
          <w:sz w:val="23"/>
          <w:szCs w:val="23"/>
        </w:rPr>
      </w:pPr>
      <w:r w:rsidRPr="00FD4D42">
        <w:rPr>
          <w:rFonts w:ascii="Helvetica" w:eastAsia="Times New Roman" w:hAnsi="Helvetica" w:cs="Helvetica"/>
          <w:color w:val="222222"/>
          <w:sz w:val="23"/>
          <w:szCs w:val="23"/>
        </w:rPr>
        <w:t>Descriptive geographic range text</w:t>
      </w:r>
    </w:p>
    <w:p w14:paraId="17D988F4" w14:textId="77777777" w:rsidR="00FD4D42" w:rsidRPr="00FD4D42" w:rsidRDefault="00FD4D42" w:rsidP="00FD4D42">
      <w:pPr>
        <w:numPr>
          <w:ilvl w:val="0"/>
          <w:numId w:val="5"/>
        </w:numPr>
        <w:shd w:val="clear" w:color="auto" w:fill="FFFFFF"/>
        <w:spacing w:before="100" w:beforeAutospacing="1" w:after="100" w:afterAutospacing="1" w:line="240" w:lineRule="auto"/>
        <w:rPr>
          <w:rFonts w:ascii="Helvetica" w:eastAsia="Times New Roman" w:hAnsi="Helvetica" w:cs="Helvetica"/>
          <w:color w:val="222222"/>
          <w:sz w:val="23"/>
          <w:szCs w:val="23"/>
        </w:rPr>
      </w:pPr>
      <w:r w:rsidRPr="00FD4D42">
        <w:rPr>
          <w:rFonts w:ascii="Helvetica" w:eastAsia="Times New Roman" w:hAnsi="Helvetica" w:cs="Helvetica"/>
          <w:color w:val="222222"/>
          <w:sz w:val="23"/>
          <w:szCs w:val="23"/>
        </w:rPr>
        <w:t>Biophysical site description</w:t>
      </w:r>
    </w:p>
    <w:p w14:paraId="0F67B45D" w14:textId="77777777" w:rsidR="00FD4D42" w:rsidRPr="00FD4D42" w:rsidRDefault="00FD4D42" w:rsidP="00FD4D42">
      <w:pPr>
        <w:numPr>
          <w:ilvl w:val="0"/>
          <w:numId w:val="5"/>
        </w:numPr>
        <w:shd w:val="clear" w:color="auto" w:fill="FFFFFF"/>
        <w:spacing w:before="100" w:beforeAutospacing="1" w:after="100" w:afterAutospacing="1" w:line="240" w:lineRule="auto"/>
        <w:rPr>
          <w:rFonts w:ascii="Helvetica" w:eastAsia="Times New Roman" w:hAnsi="Helvetica" w:cs="Helvetica"/>
          <w:color w:val="222222"/>
          <w:sz w:val="23"/>
          <w:szCs w:val="23"/>
        </w:rPr>
      </w:pPr>
      <w:r w:rsidRPr="00FD4D42">
        <w:rPr>
          <w:rFonts w:ascii="Helvetica" w:eastAsia="Times New Roman" w:hAnsi="Helvetica" w:cs="Helvetica"/>
          <w:color w:val="222222"/>
          <w:sz w:val="23"/>
          <w:szCs w:val="23"/>
        </w:rPr>
        <w:t>Disturbance description</w:t>
      </w:r>
    </w:p>
    <w:p w14:paraId="187EFE59" w14:textId="77777777" w:rsidR="00FD4D42" w:rsidRPr="00FD4D42" w:rsidRDefault="00FD4D42" w:rsidP="00FD4D42">
      <w:pPr>
        <w:numPr>
          <w:ilvl w:val="0"/>
          <w:numId w:val="5"/>
        </w:numPr>
        <w:shd w:val="clear" w:color="auto" w:fill="FFFFFF"/>
        <w:spacing w:before="100" w:beforeAutospacing="1" w:after="100" w:afterAutospacing="1" w:line="240" w:lineRule="auto"/>
        <w:rPr>
          <w:rFonts w:ascii="Helvetica" w:eastAsia="Times New Roman" w:hAnsi="Helvetica" w:cs="Helvetica"/>
          <w:color w:val="222222"/>
          <w:sz w:val="23"/>
          <w:szCs w:val="23"/>
        </w:rPr>
      </w:pPr>
      <w:r w:rsidRPr="00FD4D42">
        <w:rPr>
          <w:rFonts w:ascii="Helvetica" w:eastAsia="Times New Roman" w:hAnsi="Helvetica" w:cs="Helvetica"/>
          <w:color w:val="222222"/>
          <w:sz w:val="23"/>
          <w:szCs w:val="23"/>
        </w:rPr>
        <w:t>Descriptions of each succession class</w:t>
      </w:r>
    </w:p>
    <w:p w14:paraId="5AF05666" w14:textId="77777777" w:rsidR="00FD4D42" w:rsidRPr="00FD4D42" w:rsidRDefault="00FD4D42" w:rsidP="00FD4D42">
      <w:pPr>
        <w:numPr>
          <w:ilvl w:val="0"/>
          <w:numId w:val="5"/>
        </w:numPr>
        <w:shd w:val="clear" w:color="auto" w:fill="FFFFFF"/>
        <w:spacing w:before="100" w:beforeAutospacing="1" w:after="100" w:afterAutospacing="1" w:line="240" w:lineRule="auto"/>
        <w:rPr>
          <w:rFonts w:ascii="Helvetica" w:eastAsia="Times New Roman" w:hAnsi="Helvetica" w:cs="Helvetica"/>
          <w:color w:val="222222"/>
          <w:sz w:val="23"/>
          <w:szCs w:val="23"/>
        </w:rPr>
      </w:pPr>
      <w:r w:rsidRPr="00FD4D42">
        <w:rPr>
          <w:rFonts w:ascii="Helvetica" w:eastAsia="Times New Roman" w:hAnsi="Helvetica" w:cs="Helvetica"/>
          <w:color w:val="222222"/>
          <w:sz w:val="23"/>
          <w:szCs w:val="23"/>
        </w:rPr>
        <w:t>Relevant literature</w:t>
      </w:r>
    </w:p>
    <w:p w14:paraId="512F7E7D" w14:textId="77777777" w:rsidR="00FD4D42" w:rsidRPr="00FD4D42" w:rsidRDefault="00FD4D42" w:rsidP="00FD4D42">
      <w:pPr>
        <w:shd w:val="clear" w:color="auto" w:fill="FFFFFF"/>
        <w:spacing w:after="158" w:line="240" w:lineRule="auto"/>
        <w:rPr>
          <w:rFonts w:ascii="Helvetica" w:eastAsia="Times New Roman" w:hAnsi="Helvetica" w:cs="Helvetica"/>
          <w:color w:val="222222"/>
          <w:sz w:val="23"/>
          <w:szCs w:val="23"/>
        </w:rPr>
      </w:pPr>
    </w:p>
    <w:p w14:paraId="26146FC8" w14:textId="3C68FB8B" w:rsidR="00FD4D42" w:rsidRPr="00FD4D42" w:rsidRDefault="00652A90" w:rsidP="00FD4D42">
      <w:pPr>
        <w:shd w:val="clear" w:color="auto" w:fill="FFFFFF"/>
        <w:spacing w:after="158" w:line="240" w:lineRule="auto"/>
        <w:outlineLvl w:val="3"/>
        <w:rPr>
          <w:rFonts w:ascii="Helvetica" w:eastAsia="Times New Roman" w:hAnsi="Helvetica" w:cs="Helvetica"/>
          <w:color w:val="222222"/>
          <w:sz w:val="27"/>
          <w:szCs w:val="27"/>
        </w:rPr>
      </w:pPr>
      <w:proofErr w:type="spellStart"/>
      <w:r>
        <w:rPr>
          <w:rFonts w:ascii="Helvetica" w:eastAsia="Times New Roman" w:hAnsi="Helvetica" w:cs="Helvetica"/>
          <w:color w:val="222222"/>
          <w:sz w:val="27"/>
          <w:szCs w:val="27"/>
        </w:rPr>
        <w:t>BpS</w:t>
      </w:r>
      <w:proofErr w:type="spellEnd"/>
      <w:r>
        <w:rPr>
          <w:rFonts w:ascii="Helvetica" w:eastAsia="Times New Roman" w:hAnsi="Helvetica" w:cs="Helvetica"/>
          <w:color w:val="222222"/>
          <w:sz w:val="27"/>
          <w:szCs w:val="27"/>
        </w:rPr>
        <w:t xml:space="preserve"> </w:t>
      </w:r>
      <w:r w:rsidR="00FD4D42" w:rsidRPr="00FD4D42">
        <w:rPr>
          <w:rFonts w:ascii="Helvetica" w:eastAsia="Times New Roman" w:hAnsi="Helvetica" w:cs="Helvetica"/>
          <w:color w:val="222222"/>
          <w:sz w:val="27"/>
          <w:szCs w:val="27"/>
        </w:rPr>
        <w:t>Models</w:t>
      </w:r>
    </w:p>
    <w:p w14:paraId="7911147C" w14:textId="31F05C68" w:rsidR="00FD4D42" w:rsidRPr="00FD4D42" w:rsidDel="00DD4EEE" w:rsidRDefault="00654E1E" w:rsidP="00FD4D42">
      <w:pPr>
        <w:shd w:val="clear" w:color="auto" w:fill="FFFFFF"/>
        <w:spacing w:after="158" w:line="240" w:lineRule="auto"/>
        <w:rPr>
          <w:del w:id="9" w:author="Kori Blankenship" w:date="2020-10-05T18:27:00Z"/>
          <w:rFonts w:ascii="Helvetica" w:eastAsia="Times New Roman" w:hAnsi="Helvetica" w:cs="Helvetica"/>
          <w:color w:val="222222"/>
          <w:sz w:val="23"/>
          <w:szCs w:val="23"/>
        </w:rPr>
      </w:pPr>
      <w:r>
        <w:rPr>
          <w:rFonts w:ascii="Helvetica" w:eastAsia="Times New Roman" w:hAnsi="Helvetica" w:cs="Helvetica"/>
          <w:color w:val="222222"/>
          <w:sz w:val="23"/>
          <w:szCs w:val="23"/>
        </w:rPr>
        <w:t xml:space="preserve">Experts developed a state-and-transition simulation model to represent every </w:t>
      </w:r>
      <w:r w:rsidR="00DD4EEE">
        <w:rPr>
          <w:rFonts w:ascii="Helvetica" w:eastAsia="Times New Roman" w:hAnsi="Helvetica" w:cs="Helvetica"/>
          <w:color w:val="222222"/>
          <w:sz w:val="23"/>
          <w:szCs w:val="23"/>
        </w:rPr>
        <w:t xml:space="preserve">LANDFIRE </w:t>
      </w:r>
      <w:proofErr w:type="spellStart"/>
      <w:r>
        <w:rPr>
          <w:rFonts w:ascii="Helvetica" w:eastAsia="Times New Roman" w:hAnsi="Helvetica" w:cs="Helvetica"/>
          <w:color w:val="222222"/>
          <w:sz w:val="23"/>
          <w:szCs w:val="23"/>
        </w:rPr>
        <w:t>BpS</w:t>
      </w:r>
      <w:proofErr w:type="spellEnd"/>
      <w:r>
        <w:rPr>
          <w:rFonts w:ascii="Helvetica" w:eastAsia="Times New Roman" w:hAnsi="Helvetica" w:cs="Helvetica"/>
          <w:color w:val="222222"/>
          <w:sz w:val="23"/>
          <w:szCs w:val="23"/>
        </w:rPr>
        <w:t xml:space="preserve">. The models are </w:t>
      </w:r>
      <w:r w:rsidR="00DD4EEE">
        <w:rPr>
          <w:rFonts w:ascii="Helvetica" w:eastAsia="Times New Roman" w:hAnsi="Helvetica" w:cs="Helvetica"/>
          <w:color w:val="222222"/>
          <w:sz w:val="23"/>
          <w:szCs w:val="23"/>
        </w:rPr>
        <w:t xml:space="preserve">developed and delivered in the </w:t>
      </w:r>
      <w:proofErr w:type="spellStart"/>
      <w:r w:rsidR="00DD4EEE">
        <w:rPr>
          <w:rFonts w:ascii="Helvetica" w:eastAsia="Times New Roman" w:hAnsi="Helvetica" w:cs="Helvetica"/>
          <w:color w:val="222222"/>
          <w:sz w:val="23"/>
          <w:szCs w:val="23"/>
        </w:rPr>
        <w:t>SyncroSim</w:t>
      </w:r>
      <w:proofErr w:type="spellEnd"/>
      <w:r w:rsidR="00DD4EEE">
        <w:rPr>
          <w:rFonts w:ascii="Helvetica" w:eastAsia="Times New Roman" w:hAnsi="Helvetica" w:cs="Helvetica"/>
          <w:color w:val="222222"/>
          <w:sz w:val="23"/>
          <w:szCs w:val="23"/>
        </w:rPr>
        <w:t xml:space="preserve"> software</w:t>
      </w:r>
      <w:r>
        <w:rPr>
          <w:rFonts w:ascii="Helvetica" w:eastAsia="Times New Roman" w:hAnsi="Helvetica" w:cs="Helvetica"/>
          <w:color w:val="222222"/>
          <w:sz w:val="23"/>
          <w:szCs w:val="23"/>
        </w:rPr>
        <w:t>, ST-Sim package</w:t>
      </w:r>
      <w:r w:rsidR="00DD4EEE">
        <w:rPr>
          <w:rFonts w:ascii="Helvetica" w:eastAsia="Times New Roman" w:hAnsi="Helvetica" w:cs="Helvetica"/>
          <w:color w:val="222222"/>
          <w:sz w:val="23"/>
          <w:szCs w:val="23"/>
        </w:rPr>
        <w:t xml:space="preserve">. </w:t>
      </w:r>
      <w:commentRangeStart w:id="10"/>
      <w:del w:id="11" w:author="Randy L. Swaty" w:date="2020-10-07T13:58:00Z">
        <w:r w:rsidR="00FD4D42" w:rsidRPr="00DD4EEE" w:rsidDel="00117CC3">
          <w:rPr>
            <w:rFonts w:ascii="Helvetica" w:eastAsia="Times New Roman" w:hAnsi="Helvetica" w:cs="Helvetica"/>
            <w:color w:val="222222"/>
            <w:sz w:val="23"/>
            <w:szCs w:val="23"/>
          </w:rPr>
          <w:delText>Downloading and running the BpS models using the SyncroSim software gives users immediate access to over 900 models that were created by experts in collaboration with LANDFIRE.</w:delText>
        </w:r>
        <w:r w:rsidR="00DD4EEE" w:rsidDel="00117CC3">
          <w:rPr>
            <w:rFonts w:ascii="Helvetica" w:eastAsia="Times New Roman" w:hAnsi="Helvetica" w:cs="Helvetica"/>
            <w:color w:val="222222"/>
            <w:sz w:val="23"/>
            <w:szCs w:val="23"/>
          </w:rPr>
          <w:delText xml:space="preserve"> </w:delText>
        </w:r>
        <w:commentRangeEnd w:id="10"/>
        <w:r w:rsidR="00DD4EEE" w:rsidDel="00117CC3">
          <w:rPr>
            <w:rStyle w:val="CommentReference"/>
          </w:rPr>
          <w:commentReference w:id="10"/>
        </w:r>
      </w:del>
    </w:p>
    <w:p w14:paraId="1F4BC82B" w14:textId="77777777" w:rsidR="00FD4D42" w:rsidRPr="00FD4D42" w:rsidRDefault="00FD4D42" w:rsidP="00FD4D42">
      <w:pPr>
        <w:shd w:val="clear" w:color="auto" w:fill="FFFFFF"/>
        <w:spacing w:after="158" w:line="240" w:lineRule="auto"/>
        <w:rPr>
          <w:rFonts w:ascii="Helvetica" w:eastAsia="Times New Roman" w:hAnsi="Helvetica" w:cs="Helvetica"/>
          <w:color w:val="222222"/>
          <w:sz w:val="23"/>
          <w:szCs w:val="23"/>
        </w:rPr>
      </w:pPr>
      <w:r w:rsidRPr="00FD4D42">
        <w:rPr>
          <w:rFonts w:ascii="Helvetica" w:eastAsia="Times New Roman" w:hAnsi="Helvetica" w:cs="Helvetica"/>
          <w:color w:val="222222"/>
          <w:sz w:val="23"/>
          <w:szCs w:val="23"/>
        </w:rPr>
        <w:t xml:space="preserve">LANDFIRE </w:t>
      </w:r>
      <w:proofErr w:type="spellStart"/>
      <w:r w:rsidRPr="00FD4D42">
        <w:rPr>
          <w:rFonts w:ascii="Helvetica" w:eastAsia="Times New Roman" w:hAnsi="Helvetica" w:cs="Helvetica"/>
          <w:color w:val="222222"/>
          <w:sz w:val="23"/>
          <w:szCs w:val="23"/>
        </w:rPr>
        <w:t>BpS</w:t>
      </w:r>
      <w:proofErr w:type="spellEnd"/>
      <w:r w:rsidRPr="00FD4D42">
        <w:rPr>
          <w:rFonts w:ascii="Helvetica" w:eastAsia="Times New Roman" w:hAnsi="Helvetica" w:cs="Helvetica"/>
          <w:color w:val="222222"/>
          <w:sz w:val="23"/>
          <w:szCs w:val="23"/>
        </w:rPr>
        <w:t xml:space="preserve"> models are standardized in several ways. Modelers defined each </w:t>
      </w:r>
      <w:proofErr w:type="spellStart"/>
      <w:r w:rsidRPr="00FD4D42">
        <w:rPr>
          <w:rFonts w:ascii="Helvetica" w:eastAsia="Times New Roman" w:hAnsi="Helvetica" w:cs="Helvetica"/>
          <w:color w:val="222222"/>
          <w:sz w:val="23"/>
          <w:szCs w:val="23"/>
        </w:rPr>
        <w:t>BpS</w:t>
      </w:r>
      <w:proofErr w:type="spellEnd"/>
      <w:r w:rsidRPr="00FD4D42">
        <w:rPr>
          <w:rFonts w:ascii="Helvetica" w:eastAsia="Times New Roman" w:hAnsi="Helvetica" w:cs="Helvetica"/>
          <w:color w:val="222222"/>
          <w:sz w:val="23"/>
          <w:szCs w:val="23"/>
        </w:rPr>
        <w:t xml:space="preserve"> with five or fewer succession classes (i.e. states) and used a subset of the </w:t>
      </w:r>
      <w:proofErr w:type="spellStart"/>
      <w:r w:rsidRPr="00FD4D42">
        <w:rPr>
          <w:rFonts w:ascii="Helvetica" w:eastAsia="Times New Roman" w:hAnsi="Helvetica" w:cs="Helvetica"/>
          <w:color w:val="222222"/>
          <w:sz w:val="23"/>
          <w:szCs w:val="23"/>
        </w:rPr>
        <w:t>SyncroSim</w:t>
      </w:r>
      <w:proofErr w:type="spellEnd"/>
      <w:r w:rsidRPr="00FD4D42">
        <w:rPr>
          <w:rFonts w:ascii="Helvetica" w:eastAsia="Times New Roman" w:hAnsi="Helvetica" w:cs="Helvetica"/>
          <w:color w:val="222222"/>
          <w:sz w:val="23"/>
          <w:szCs w:val="23"/>
        </w:rPr>
        <w:t xml:space="preserve"> software functions. In addition, modelers used a pre-defined list of disturbances to attribute disturbance transitions. This list included “optional” types that allowed modelers to define and model any disturbance they wanted to include. Modeled states and transitions are described in the model description discussed above. Pairing the model with the description helps the user understand what the various states and transitions represent. It may also offer users additional information such as how disturbance probabilities were calculated, and any assumptions made by model developers.</w:t>
      </w:r>
    </w:p>
    <w:p w14:paraId="394ADB7C" w14:textId="77777777" w:rsidR="00FD4D42" w:rsidRPr="00FD4D42" w:rsidRDefault="00FD4D42" w:rsidP="00FD4D42">
      <w:pPr>
        <w:shd w:val="clear" w:color="auto" w:fill="FFFFFF"/>
        <w:spacing w:after="158" w:line="240" w:lineRule="auto"/>
        <w:jc w:val="center"/>
        <w:rPr>
          <w:rFonts w:ascii="Helvetica" w:eastAsia="Times New Roman" w:hAnsi="Helvetica" w:cs="Helvetica"/>
          <w:color w:val="222222"/>
          <w:sz w:val="23"/>
          <w:szCs w:val="23"/>
        </w:rPr>
      </w:pPr>
      <w:r w:rsidRPr="00FD4D42">
        <w:rPr>
          <w:rFonts w:ascii="Helvetica" w:eastAsia="Times New Roman" w:hAnsi="Helvetica" w:cs="Helvetica"/>
          <w:noProof/>
          <w:color w:val="222222"/>
          <w:sz w:val="23"/>
          <w:szCs w:val="23"/>
        </w:rPr>
        <w:lastRenderedPageBreak/>
        <w:drawing>
          <wp:inline distT="0" distB="0" distL="0" distR="0" wp14:anchorId="24AD9773" wp14:editId="3297CA2E">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7D2F0ED" w14:textId="77777777" w:rsidR="00FD4D42" w:rsidRPr="00FD4D42" w:rsidRDefault="00FD4D42" w:rsidP="00FD4D42">
      <w:pPr>
        <w:shd w:val="clear" w:color="auto" w:fill="FFFFFF"/>
        <w:spacing w:after="0" w:line="240" w:lineRule="auto"/>
        <w:jc w:val="center"/>
        <w:rPr>
          <w:rFonts w:ascii="Helvetica" w:eastAsia="Times New Roman" w:hAnsi="Helvetica" w:cs="Helvetica"/>
          <w:color w:val="222222"/>
          <w:sz w:val="23"/>
          <w:szCs w:val="23"/>
        </w:rPr>
      </w:pPr>
      <w:r w:rsidRPr="00FD4D42">
        <w:rPr>
          <w:rFonts w:ascii="Helvetica" w:eastAsia="Times New Roman" w:hAnsi="Helvetica" w:cs="Helvetica"/>
          <w:color w:val="222222"/>
          <w:sz w:val="23"/>
          <w:szCs w:val="23"/>
        </w:rPr>
        <w:t>Photo: © Mark Godfrey, TNC, Virginia Coast Reserve</w:t>
      </w:r>
    </w:p>
    <w:p w14:paraId="42717583" w14:textId="77777777" w:rsidR="00FD4D42" w:rsidRPr="00FD4D42" w:rsidRDefault="00FD4D42" w:rsidP="00FD4D42">
      <w:pPr>
        <w:shd w:val="clear" w:color="auto" w:fill="FFFFFF"/>
        <w:spacing w:after="158" w:line="240" w:lineRule="auto"/>
        <w:rPr>
          <w:rFonts w:ascii="Helvetica" w:eastAsia="Times New Roman" w:hAnsi="Helvetica" w:cs="Helvetica"/>
          <w:color w:val="222222"/>
          <w:sz w:val="23"/>
          <w:szCs w:val="23"/>
        </w:rPr>
      </w:pPr>
    </w:p>
    <w:p w14:paraId="15B5EC06" w14:textId="77777777" w:rsidR="00FD4D42" w:rsidRPr="00FD4D42" w:rsidRDefault="00FD4D42" w:rsidP="00FD4D42">
      <w:pPr>
        <w:shd w:val="clear" w:color="auto" w:fill="FFFFFF"/>
        <w:spacing w:after="158" w:line="240" w:lineRule="auto"/>
        <w:outlineLvl w:val="2"/>
        <w:rPr>
          <w:rFonts w:ascii="Helvetica" w:eastAsia="Times New Roman" w:hAnsi="Helvetica" w:cs="Helvetica"/>
          <w:color w:val="222222"/>
          <w:sz w:val="36"/>
          <w:szCs w:val="36"/>
        </w:rPr>
      </w:pPr>
      <w:commentRangeStart w:id="12"/>
      <w:r w:rsidRPr="00FD4D42">
        <w:rPr>
          <w:rFonts w:ascii="Helvetica" w:eastAsia="Times New Roman" w:hAnsi="Helvetica" w:cs="Helvetica"/>
          <w:color w:val="222222"/>
          <w:sz w:val="36"/>
          <w:szCs w:val="36"/>
        </w:rPr>
        <w:t>Application scale of the models</w:t>
      </w:r>
      <w:commentRangeEnd w:id="12"/>
      <w:r w:rsidR="00652A90">
        <w:rPr>
          <w:rStyle w:val="CommentReference"/>
        </w:rPr>
        <w:commentReference w:id="12"/>
      </w:r>
    </w:p>
    <w:p w14:paraId="7F2C55F4" w14:textId="193CBCFA" w:rsidR="00FD4D42" w:rsidRPr="00FD4D42" w:rsidRDefault="00734B44" w:rsidP="00FD4D42">
      <w:pPr>
        <w:shd w:val="clear" w:color="auto" w:fill="FFFFFF"/>
        <w:spacing w:after="158" w:line="240" w:lineRule="auto"/>
        <w:rPr>
          <w:rFonts w:ascii="Helvetica" w:eastAsia="Times New Roman" w:hAnsi="Helvetica" w:cs="Helvetica"/>
          <w:color w:val="222222"/>
          <w:sz w:val="23"/>
          <w:szCs w:val="23"/>
        </w:rPr>
      </w:pPr>
      <w:r>
        <w:rPr>
          <w:rFonts w:ascii="Helvetica" w:eastAsia="Times New Roman" w:hAnsi="Helvetica" w:cs="Helvetica"/>
          <w:color w:val="222222"/>
          <w:sz w:val="23"/>
          <w:szCs w:val="23"/>
        </w:rPr>
        <w:t>LANDFIRE</w:t>
      </w:r>
      <w:r w:rsidRPr="00FD4D42">
        <w:rPr>
          <w:rFonts w:ascii="Helvetica" w:eastAsia="Times New Roman" w:hAnsi="Helvetica" w:cs="Helvetica"/>
          <w:color w:val="222222"/>
          <w:sz w:val="23"/>
          <w:szCs w:val="23"/>
        </w:rPr>
        <w:t xml:space="preserve"> </w:t>
      </w:r>
      <w:r w:rsidR="00FD4D42" w:rsidRPr="00FD4D42">
        <w:rPr>
          <w:rFonts w:ascii="Helvetica" w:eastAsia="Times New Roman" w:hAnsi="Helvetica" w:cs="Helvetica"/>
          <w:color w:val="222222"/>
          <w:sz w:val="23"/>
          <w:szCs w:val="23"/>
        </w:rPr>
        <w:t xml:space="preserve">models and descriptions were designed for use over large areas - not your back yard. </w:t>
      </w:r>
      <w:proofErr w:type="spellStart"/>
      <w:r w:rsidR="00FD4D42" w:rsidRPr="00FD4D42">
        <w:rPr>
          <w:rFonts w:ascii="Helvetica" w:eastAsia="Times New Roman" w:hAnsi="Helvetica" w:cs="Helvetica"/>
          <w:color w:val="222222"/>
          <w:sz w:val="23"/>
          <w:szCs w:val="23"/>
        </w:rPr>
        <w:t>BpS</w:t>
      </w:r>
      <w:proofErr w:type="spellEnd"/>
      <w:r w:rsidR="00FD4D42" w:rsidRPr="00FD4D42">
        <w:rPr>
          <w:rFonts w:ascii="Helvetica" w:eastAsia="Times New Roman" w:hAnsi="Helvetica" w:cs="Helvetica"/>
          <w:color w:val="222222"/>
          <w:sz w:val="23"/>
          <w:szCs w:val="23"/>
        </w:rPr>
        <w:t xml:space="preserve"> models were developed </w:t>
      </w:r>
      <w:r>
        <w:rPr>
          <w:rFonts w:ascii="Helvetica" w:eastAsia="Times New Roman" w:hAnsi="Helvetica" w:cs="Helvetica"/>
          <w:color w:val="222222"/>
          <w:sz w:val="23"/>
          <w:szCs w:val="23"/>
        </w:rPr>
        <w:t>to represent conditions</w:t>
      </w:r>
      <w:r w:rsidR="00FD4D42" w:rsidRPr="00FD4D42">
        <w:rPr>
          <w:rFonts w:ascii="Helvetica" w:eastAsia="Times New Roman" w:hAnsi="Helvetica" w:cs="Helvetica"/>
          <w:color w:val="222222"/>
          <w:sz w:val="23"/>
          <w:szCs w:val="23"/>
        </w:rPr>
        <w:t xml:space="preserve"> at the </w:t>
      </w:r>
      <w:hyperlink r:id="rId31" w:tgtFrame="blank" w:history="1">
        <w:r w:rsidR="00FD4D42" w:rsidRPr="00FD4D42">
          <w:rPr>
            <w:rFonts w:ascii="Helvetica" w:eastAsia="Times New Roman" w:hAnsi="Helvetica" w:cs="Helvetica"/>
            <w:color w:val="008CBA"/>
            <w:sz w:val="23"/>
            <w:szCs w:val="23"/>
            <w:u w:val="single"/>
          </w:rPr>
          <w:t>National Land Cover Database Map Zone</w:t>
        </w:r>
      </w:hyperlink>
      <w:r w:rsidR="00FD4D42" w:rsidRPr="00FD4D42">
        <w:rPr>
          <w:rFonts w:ascii="Helvetica" w:eastAsia="Times New Roman" w:hAnsi="Helvetica" w:cs="Helvetica"/>
          <w:color w:val="222222"/>
          <w:sz w:val="23"/>
          <w:szCs w:val="23"/>
        </w:rPr>
        <w:t> level </w:t>
      </w:r>
      <w:commentRangeStart w:id="13"/>
      <w:commentRangeStart w:id="14"/>
      <w:r w:rsidR="00FD4D42" w:rsidRPr="00FD4D42">
        <w:rPr>
          <w:rFonts w:ascii="Helvetica" w:eastAsia="Times New Roman" w:hAnsi="Helvetica" w:cs="Helvetica"/>
          <w:color w:val="222222"/>
          <w:sz w:val="23"/>
          <w:szCs w:val="23"/>
        </w:rPr>
        <w:fldChar w:fldCharType="begin"/>
      </w:r>
      <w:r w:rsidR="00FD4D42" w:rsidRPr="00FD4D42">
        <w:rPr>
          <w:rFonts w:ascii="Helvetica" w:eastAsia="Times New Roman" w:hAnsi="Helvetica" w:cs="Helvetica"/>
          <w:color w:val="222222"/>
          <w:sz w:val="23"/>
          <w:szCs w:val="23"/>
        </w:rPr>
        <w:instrText xml:space="preserve"> HYPERLINK "https://thenatureconservancy.github.io/landfiremodels/ModelingWork.html" \t "blank" </w:instrText>
      </w:r>
      <w:r w:rsidR="00FD4D42" w:rsidRPr="00FD4D42">
        <w:rPr>
          <w:rFonts w:ascii="Helvetica" w:eastAsia="Times New Roman" w:hAnsi="Helvetica" w:cs="Helvetica"/>
          <w:color w:val="222222"/>
          <w:sz w:val="23"/>
          <w:szCs w:val="23"/>
        </w:rPr>
        <w:fldChar w:fldCharType="separate"/>
      </w:r>
      <w:r w:rsidR="00FD4D42" w:rsidRPr="00FD4D42">
        <w:rPr>
          <w:rFonts w:ascii="Helvetica" w:eastAsia="Times New Roman" w:hAnsi="Helvetica" w:cs="Helvetica"/>
          <w:color w:val="008CBA"/>
          <w:sz w:val="23"/>
          <w:szCs w:val="23"/>
          <w:u w:val="single"/>
        </w:rPr>
        <w:t>Modeling Work</w:t>
      </w:r>
      <w:r w:rsidR="00FD4D42" w:rsidRPr="00FD4D42">
        <w:rPr>
          <w:rFonts w:ascii="Helvetica" w:eastAsia="Times New Roman" w:hAnsi="Helvetica" w:cs="Helvetica"/>
          <w:color w:val="222222"/>
          <w:sz w:val="23"/>
          <w:szCs w:val="23"/>
        </w:rPr>
        <w:fldChar w:fldCharType="end"/>
      </w:r>
      <w:commentRangeEnd w:id="13"/>
      <w:r>
        <w:rPr>
          <w:rStyle w:val="CommentReference"/>
        </w:rPr>
        <w:commentReference w:id="13"/>
      </w:r>
      <w:commentRangeEnd w:id="14"/>
      <w:r w:rsidR="00206716">
        <w:rPr>
          <w:rStyle w:val="CommentReference"/>
        </w:rPr>
        <w:commentReference w:id="14"/>
      </w:r>
      <w:r w:rsidR="00FD4D42" w:rsidRPr="00FD4D42">
        <w:rPr>
          <w:rFonts w:ascii="Helvetica" w:eastAsia="Times New Roman" w:hAnsi="Helvetica" w:cs="Helvetica"/>
          <w:color w:val="222222"/>
          <w:sz w:val="23"/>
          <w:szCs w:val="23"/>
        </w:rPr>
        <w:t>). That said, people do use them for smaller areas. Success of downscaling depends on factors such as:</w:t>
      </w:r>
    </w:p>
    <w:p w14:paraId="62EA5F2F" w14:textId="77777777" w:rsidR="00FD4D42" w:rsidRPr="00FD4D42" w:rsidRDefault="00FD4D42" w:rsidP="00FD4D42">
      <w:pPr>
        <w:numPr>
          <w:ilvl w:val="0"/>
          <w:numId w:val="6"/>
        </w:numPr>
        <w:shd w:val="clear" w:color="auto" w:fill="FFFFFF"/>
        <w:spacing w:before="100" w:beforeAutospacing="1" w:after="100" w:afterAutospacing="1" w:line="240" w:lineRule="auto"/>
        <w:rPr>
          <w:rFonts w:ascii="Helvetica" w:eastAsia="Times New Roman" w:hAnsi="Helvetica" w:cs="Helvetica"/>
          <w:color w:val="222222"/>
          <w:sz w:val="23"/>
          <w:szCs w:val="23"/>
        </w:rPr>
      </w:pPr>
      <w:r w:rsidRPr="00FD4D42">
        <w:rPr>
          <w:rFonts w:ascii="Helvetica" w:eastAsia="Times New Roman" w:hAnsi="Helvetica" w:cs="Helvetica"/>
          <w:color w:val="222222"/>
          <w:sz w:val="23"/>
          <w:szCs w:val="23"/>
        </w:rPr>
        <w:t>How much review, and how comfortable are users with the information included in the models?</w:t>
      </w:r>
    </w:p>
    <w:p w14:paraId="54527D7E" w14:textId="77777777" w:rsidR="00FD4D42" w:rsidRPr="00FD4D42" w:rsidRDefault="00FD4D42" w:rsidP="00FD4D42">
      <w:pPr>
        <w:numPr>
          <w:ilvl w:val="0"/>
          <w:numId w:val="6"/>
        </w:numPr>
        <w:shd w:val="clear" w:color="auto" w:fill="FFFFFF"/>
        <w:spacing w:before="100" w:beforeAutospacing="1" w:after="100" w:afterAutospacing="1" w:line="240" w:lineRule="auto"/>
        <w:rPr>
          <w:rFonts w:ascii="Helvetica" w:eastAsia="Times New Roman" w:hAnsi="Helvetica" w:cs="Helvetica"/>
          <w:color w:val="222222"/>
          <w:sz w:val="23"/>
          <w:szCs w:val="23"/>
        </w:rPr>
      </w:pPr>
      <w:r w:rsidRPr="00FD4D42">
        <w:rPr>
          <w:rFonts w:ascii="Helvetica" w:eastAsia="Times New Roman" w:hAnsi="Helvetica" w:cs="Helvetica"/>
          <w:color w:val="222222"/>
          <w:sz w:val="23"/>
          <w:szCs w:val="23"/>
        </w:rPr>
        <w:t xml:space="preserve">How important are the decisions and how much risk </w:t>
      </w:r>
      <w:proofErr w:type="gramStart"/>
      <w:r w:rsidRPr="00FD4D42">
        <w:rPr>
          <w:rFonts w:ascii="Helvetica" w:eastAsia="Times New Roman" w:hAnsi="Helvetica" w:cs="Helvetica"/>
          <w:color w:val="222222"/>
          <w:sz w:val="23"/>
          <w:szCs w:val="23"/>
        </w:rPr>
        <w:t>is</w:t>
      </w:r>
      <w:proofErr w:type="gramEnd"/>
      <w:r w:rsidRPr="00FD4D42">
        <w:rPr>
          <w:rFonts w:ascii="Helvetica" w:eastAsia="Times New Roman" w:hAnsi="Helvetica" w:cs="Helvetica"/>
          <w:color w:val="222222"/>
          <w:sz w:val="23"/>
          <w:szCs w:val="23"/>
        </w:rPr>
        <w:t xml:space="preserve"> involved?</w:t>
      </w:r>
    </w:p>
    <w:p w14:paraId="7BA5286E" w14:textId="77777777" w:rsidR="00FD4D42" w:rsidRPr="00FD4D42" w:rsidRDefault="00FD4D42" w:rsidP="00FD4D42">
      <w:pPr>
        <w:numPr>
          <w:ilvl w:val="0"/>
          <w:numId w:val="6"/>
        </w:numPr>
        <w:shd w:val="clear" w:color="auto" w:fill="FFFFFF"/>
        <w:spacing w:before="100" w:beforeAutospacing="1" w:after="100" w:afterAutospacing="1" w:line="240" w:lineRule="auto"/>
        <w:rPr>
          <w:rFonts w:ascii="Helvetica" w:eastAsia="Times New Roman" w:hAnsi="Helvetica" w:cs="Helvetica"/>
          <w:color w:val="222222"/>
          <w:sz w:val="23"/>
          <w:szCs w:val="23"/>
        </w:rPr>
      </w:pPr>
      <w:r w:rsidRPr="00FD4D42">
        <w:rPr>
          <w:rFonts w:ascii="Helvetica" w:eastAsia="Times New Roman" w:hAnsi="Helvetica" w:cs="Helvetica"/>
          <w:color w:val="222222"/>
          <w:sz w:val="23"/>
          <w:szCs w:val="23"/>
        </w:rPr>
        <w:t>How much supporting information is there?</w:t>
      </w:r>
    </w:p>
    <w:p w14:paraId="0A0D061D" w14:textId="77777777" w:rsidR="00734B44" w:rsidRPr="00FD4D42" w:rsidRDefault="00734B44" w:rsidP="00734B44">
      <w:pPr>
        <w:shd w:val="clear" w:color="auto" w:fill="FFFFFF"/>
        <w:spacing w:after="158" w:line="240" w:lineRule="auto"/>
        <w:outlineLvl w:val="1"/>
        <w:rPr>
          <w:rFonts w:ascii="Helvetica" w:eastAsia="Times New Roman" w:hAnsi="Helvetica" w:cs="Helvetica"/>
          <w:color w:val="222222"/>
          <w:sz w:val="45"/>
          <w:szCs w:val="45"/>
        </w:rPr>
      </w:pPr>
      <w:proofErr w:type="spellStart"/>
      <w:r w:rsidRPr="00FD4D42">
        <w:rPr>
          <w:rFonts w:ascii="Helvetica" w:eastAsia="Times New Roman" w:hAnsi="Helvetica" w:cs="Helvetica"/>
          <w:color w:val="222222"/>
          <w:sz w:val="45"/>
          <w:szCs w:val="45"/>
        </w:rPr>
        <w:t>SyncroSim</w:t>
      </w:r>
      <w:proofErr w:type="spellEnd"/>
      <w:r w:rsidRPr="00FD4D42">
        <w:rPr>
          <w:rFonts w:ascii="Helvetica" w:eastAsia="Times New Roman" w:hAnsi="Helvetica" w:cs="Helvetica"/>
          <w:color w:val="222222"/>
          <w:sz w:val="45"/>
          <w:szCs w:val="45"/>
        </w:rPr>
        <w:t xml:space="preserve"> software</w:t>
      </w:r>
    </w:p>
    <w:p w14:paraId="769F74E0" w14:textId="6FF6802C" w:rsidR="00734B44" w:rsidRDefault="00734B44" w:rsidP="00CA2455">
      <w:pPr>
        <w:shd w:val="clear" w:color="auto" w:fill="FFFFFF"/>
        <w:spacing w:after="158" w:line="240" w:lineRule="auto"/>
        <w:rPr>
          <w:ins w:id="15" w:author="Kori Blankenship" w:date="2020-10-05T18:08:00Z"/>
          <w:rFonts w:ascii="Helvetica" w:eastAsia="Times New Roman" w:hAnsi="Helvetica" w:cs="Helvetica"/>
          <w:color w:val="222222"/>
          <w:sz w:val="23"/>
          <w:szCs w:val="23"/>
        </w:rPr>
      </w:pPr>
      <w:r w:rsidRPr="00FD4D42">
        <w:rPr>
          <w:rFonts w:ascii="Helvetica" w:eastAsia="Times New Roman" w:hAnsi="Helvetica" w:cs="Helvetica"/>
          <w:color w:val="222222"/>
          <w:sz w:val="23"/>
          <w:szCs w:val="23"/>
        </w:rPr>
        <w:t xml:space="preserve">LANDFIRE currently </w:t>
      </w:r>
      <w:r w:rsidR="00652A90">
        <w:rPr>
          <w:rFonts w:ascii="Helvetica" w:eastAsia="Times New Roman" w:hAnsi="Helvetica" w:cs="Helvetica"/>
          <w:color w:val="222222"/>
          <w:sz w:val="23"/>
          <w:szCs w:val="23"/>
        </w:rPr>
        <w:t>develops and delivers its STSMs in</w:t>
      </w:r>
      <w:r w:rsidR="00373BF9">
        <w:rPr>
          <w:rFonts w:ascii="Helvetica" w:eastAsia="Times New Roman" w:hAnsi="Helvetica" w:cs="Helvetica"/>
          <w:color w:val="222222"/>
          <w:sz w:val="23"/>
          <w:szCs w:val="23"/>
        </w:rPr>
        <w:t xml:space="preserve"> the</w:t>
      </w:r>
      <w:r w:rsidR="00652A90">
        <w:rPr>
          <w:rFonts w:ascii="Helvetica" w:eastAsia="Times New Roman" w:hAnsi="Helvetica" w:cs="Helvetica"/>
          <w:color w:val="222222"/>
          <w:sz w:val="23"/>
          <w:szCs w:val="23"/>
        </w:rPr>
        <w:t xml:space="preserve"> </w:t>
      </w:r>
      <w:hyperlink r:id="rId32" w:tgtFrame="blank" w:history="1">
        <w:proofErr w:type="spellStart"/>
        <w:r w:rsidRPr="00FD4D42">
          <w:rPr>
            <w:rFonts w:ascii="Helvetica" w:eastAsia="Times New Roman" w:hAnsi="Helvetica" w:cs="Helvetica"/>
            <w:color w:val="008CBA"/>
            <w:sz w:val="23"/>
            <w:szCs w:val="23"/>
            <w:u w:val="single"/>
          </w:rPr>
          <w:t>SyncroSim</w:t>
        </w:r>
        <w:proofErr w:type="spellEnd"/>
      </w:hyperlink>
      <w:r w:rsidRPr="00FD4D42">
        <w:rPr>
          <w:rFonts w:ascii="Helvetica" w:eastAsia="Times New Roman" w:hAnsi="Helvetica" w:cs="Helvetica"/>
          <w:color w:val="222222"/>
          <w:sz w:val="23"/>
          <w:szCs w:val="23"/>
        </w:rPr>
        <w:t> modeling platform</w:t>
      </w:r>
      <w:del w:id="16" w:author="Randy L. Swaty" w:date="2020-10-07T14:00:00Z">
        <w:r w:rsidRPr="00FD4D42" w:rsidDel="00206716">
          <w:rPr>
            <w:rFonts w:ascii="Helvetica" w:eastAsia="Times New Roman" w:hAnsi="Helvetica" w:cs="Helvetica"/>
            <w:color w:val="222222"/>
            <w:sz w:val="23"/>
            <w:szCs w:val="23"/>
          </w:rPr>
          <w:delText xml:space="preserve"> to develop and deliver its STSMs</w:delText>
        </w:r>
      </w:del>
      <w:ins w:id="17" w:author="Randy L. Swaty" w:date="2020-10-07T14:00:00Z">
        <w:r w:rsidR="00206716">
          <w:rPr>
            <w:rFonts w:ascii="Helvetica" w:eastAsia="Times New Roman" w:hAnsi="Helvetica" w:cs="Helvetica"/>
            <w:color w:val="222222"/>
            <w:sz w:val="23"/>
            <w:szCs w:val="23"/>
          </w:rPr>
          <w:t>.</w:t>
        </w:r>
      </w:ins>
      <w:r w:rsidRPr="00FD4D42">
        <w:rPr>
          <w:rFonts w:ascii="Helvetica" w:eastAsia="Times New Roman" w:hAnsi="Helvetica" w:cs="Helvetica"/>
          <w:color w:val="222222"/>
          <w:sz w:val="23"/>
          <w:szCs w:val="23"/>
        </w:rPr>
        <w:t xml:space="preserve">. </w:t>
      </w:r>
      <w:proofErr w:type="spellStart"/>
      <w:r w:rsidRPr="00FD4D42">
        <w:rPr>
          <w:rFonts w:ascii="Helvetica" w:eastAsia="Times New Roman" w:hAnsi="Helvetica" w:cs="Helvetica"/>
          <w:color w:val="222222"/>
          <w:sz w:val="23"/>
          <w:szCs w:val="23"/>
        </w:rPr>
        <w:t>SyncroSim</w:t>
      </w:r>
      <w:proofErr w:type="spellEnd"/>
      <w:r w:rsidRPr="00FD4D42">
        <w:rPr>
          <w:rFonts w:ascii="Helvetica" w:eastAsia="Times New Roman" w:hAnsi="Helvetica" w:cs="Helvetica"/>
          <w:color w:val="222222"/>
          <w:sz w:val="23"/>
          <w:szCs w:val="23"/>
        </w:rPr>
        <w:t xml:space="preserve"> is </w:t>
      </w:r>
      <w:r w:rsidR="00373BF9">
        <w:rPr>
          <w:rFonts w:ascii="Helvetica" w:eastAsia="Times New Roman" w:hAnsi="Helvetica" w:cs="Helvetica"/>
          <w:color w:val="222222"/>
          <w:sz w:val="23"/>
          <w:szCs w:val="23"/>
        </w:rPr>
        <w:t xml:space="preserve">a </w:t>
      </w:r>
      <w:r w:rsidRPr="00FD4D42">
        <w:rPr>
          <w:rFonts w:ascii="Helvetica" w:eastAsia="Times New Roman" w:hAnsi="Helvetica" w:cs="Helvetica"/>
          <w:color w:val="222222"/>
          <w:sz w:val="23"/>
          <w:szCs w:val="23"/>
        </w:rPr>
        <w:t xml:space="preserve">free </w:t>
      </w:r>
      <w:r w:rsidR="00373BF9">
        <w:rPr>
          <w:rFonts w:ascii="Helvetica" w:eastAsia="Times New Roman" w:hAnsi="Helvetica" w:cs="Helvetica"/>
          <w:color w:val="222222"/>
          <w:sz w:val="23"/>
          <w:szCs w:val="23"/>
        </w:rPr>
        <w:t>and</w:t>
      </w:r>
      <w:r w:rsidRPr="00FD4D42">
        <w:rPr>
          <w:rFonts w:ascii="Helvetica" w:eastAsia="Times New Roman" w:hAnsi="Helvetica" w:cs="Helvetica"/>
          <w:color w:val="222222"/>
          <w:sz w:val="23"/>
          <w:szCs w:val="23"/>
        </w:rPr>
        <w:t xml:space="preserve"> flexible platform designed to manage data for simulation modeling. Packages developed for </w:t>
      </w:r>
      <w:proofErr w:type="spellStart"/>
      <w:r w:rsidRPr="00FD4D42">
        <w:rPr>
          <w:rFonts w:ascii="Helvetica" w:eastAsia="Times New Roman" w:hAnsi="Helvetica" w:cs="Helvetica"/>
          <w:color w:val="222222"/>
          <w:sz w:val="23"/>
          <w:szCs w:val="23"/>
        </w:rPr>
        <w:t>SyncroSim</w:t>
      </w:r>
      <w:proofErr w:type="spellEnd"/>
      <w:r w:rsidRPr="00FD4D42">
        <w:rPr>
          <w:rFonts w:ascii="Helvetica" w:eastAsia="Times New Roman" w:hAnsi="Helvetica" w:cs="Helvetica"/>
          <w:color w:val="222222"/>
          <w:sz w:val="23"/>
          <w:szCs w:val="23"/>
        </w:rPr>
        <w:t xml:space="preserve"> can be used for any kind of simulation model with structured input and output data. ST-Sim is a </w:t>
      </w:r>
      <w:proofErr w:type="spellStart"/>
      <w:r w:rsidRPr="00FD4D42">
        <w:rPr>
          <w:rFonts w:ascii="Helvetica" w:eastAsia="Times New Roman" w:hAnsi="Helvetica" w:cs="Helvetica"/>
          <w:color w:val="222222"/>
          <w:sz w:val="23"/>
          <w:szCs w:val="23"/>
        </w:rPr>
        <w:t>SyncroSim</w:t>
      </w:r>
      <w:proofErr w:type="spellEnd"/>
      <w:r w:rsidRPr="00FD4D42">
        <w:rPr>
          <w:rFonts w:ascii="Helvetica" w:eastAsia="Times New Roman" w:hAnsi="Helvetica" w:cs="Helvetica"/>
          <w:color w:val="222222"/>
          <w:sz w:val="23"/>
          <w:szCs w:val="23"/>
        </w:rPr>
        <w:t xml:space="preserve"> package</w:t>
      </w:r>
      <w:r w:rsidR="00373BF9">
        <w:rPr>
          <w:rFonts w:ascii="Helvetica" w:eastAsia="Times New Roman" w:hAnsi="Helvetica" w:cs="Helvetica"/>
          <w:color w:val="222222"/>
          <w:sz w:val="23"/>
          <w:szCs w:val="23"/>
        </w:rPr>
        <w:t xml:space="preserve"> that LANDFIRE uses</w:t>
      </w:r>
      <w:r w:rsidRPr="00FD4D42">
        <w:rPr>
          <w:rFonts w:ascii="Helvetica" w:eastAsia="Times New Roman" w:hAnsi="Helvetica" w:cs="Helvetica"/>
          <w:color w:val="222222"/>
          <w:sz w:val="23"/>
          <w:szCs w:val="23"/>
        </w:rPr>
        <w:t xml:space="preserve"> </w:t>
      </w:r>
      <w:r w:rsidR="00373BF9">
        <w:rPr>
          <w:rFonts w:ascii="Helvetica" w:eastAsia="Times New Roman" w:hAnsi="Helvetica" w:cs="Helvetica"/>
          <w:color w:val="222222"/>
          <w:sz w:val="23"/>
          <w:szCs w:val="23"/>
        </w:rPr>
        <w:t>to develop its STSMs</w:t>
      </w:r>
      <w:r w:rsidRPr="00FD4D42">
        <w:rPr>
          <w:rFonts w:ascii="Helvetica" w:eastAsia="Times New Roman" w:hAnsi="Helvetica" w:cs="Helvetica"/>
          <w:color w:val="222222"/>
          <w:sz w:val="23"/>
          <w:szCs w:val="23"/>
        </w:rPr>
        <w:t>. ST-Sim can be used to model vegetation</w:t>
      </w:r>
      <w:r w:rsidR="00373BF9">
        <w:rPr>
          <w:rFonts w:ascii="Helvetica" w:eastAsia="Times New Roman" w:hAnsi="Helvetica" w:cs="Helvetica"/>
          <w:color w:val="222222"/>
          <w:sz w:val="23"/>
          <w:szCs w:val="23"/>
        </w:rPr>
        <w:t xml:space="preserve"> and</w:t>
      </w:r>
      <w:r w:rsidRPr="00FD4D42">
        <w:rPr>
          <w:rFonts w:ascii="Helvetica" w:eastAsia="Times New Roman" w:hAnsi="Helvetica" w:cs="Helvetica"/>
          <w:color w:val="222222"/>
          <w:sz w:val="23"/>
          <w:szCs w:val="23"/>
        </w:rPr>
        <w:t xml:space="preserve"> land use and land cover change</w:t>
      </w:r>
      <w:r w:rsidR="00373BF9">
        <w:rPr>
          <w:rFonts w:ascii="Helvetica" w:eastAsia="Times New Roman" w:hAnsi="Helvetica" w:cs="Helvetica"/>
          <w:color w:val="222222"/>
          <w:sz w:val="23"/>
          <w:szCs w:val="23"/>
        </w:rPr>
        <w:t>s</w:t>
      </w:r>
      <w:r w:rsidRPr="00FD4D42">
        <w:rPr>
          <w:rFonts w:ascii="Helvetica" w:eastAsia="Times New Roman" w:hAnsi="Helvetica" w:cs="Helvetica"/>
          <w:color w:val="222222"/>
          <w:sz w:val="23"/>
          <w:szCs w:val="23"/>
        </w:rPr>
        <w:t xml:space="preserve"> for virtually any ecosystem </w:t>
      </w:r>
      <w:r w:rsidR="00373BF9">
        <w:rPr>
          <w:rFonts w:ascii="Helvetica" w:eastAsia="Times New Roman" w:hAnsi="Helvetica" w:cs="Helvetica"/>
          <w:color w:val="222222"/>
          <w:sz w:val="23"/>
          <w:szCs w:val="23"/>
        </w:rPr>
        <w:t xml:space="preserve">or </w:t>
      </w:r>
      <w:r w:rsidRPr="00FD4D42">
        <w:rPr>
          <w:rFonts w:ascii="Helvetica" w:eastAsia="Times New Roman" w:hAnsi="Helvetica" w:cs="Helvetica"/>
          <w:color w:val="222222"/>
          <w:sz w:val="23"/>
          <w:szCs w:val="23"/>
        </w:rPr>
        <w:t>landscape. The model is stochastic (randomly determined) and can be run either spatially or non-</w:t>
      </w:r>
      <w:r w:rsidRPr="00FD4D42">
        <w:rPr>
          <w:rFonts w:ascii="Helvetica" w:eastAsia="Times New Roman" w:hAnsi="Helvetica" w:cs="Helvetica"/>
          <w:color w:val="222222"/>
          <w:sz w:val="23"/>
          <w:szCs w:val="23"/>
        </w:rPr>
        <w:lastRenderedPageBreak/>
        <w:t xml:space="preserve">spatially. While LANDFIRE </w:t>
      </w:r>
      <w:proofErr w:type="spellStart"/>
      <w:r w:rsidRPr="00FD4D42">
        <w:rPr>
          <w:rFonts w:ascii="Helvetica" w:eastAsia="Times New Roman" w:hAnsi="Helvetica" w:cs="Helvetica"/>
          <w:color w:val="222222"/>
          <w:sz w:val="23"/>
          <w:szCs w:val="23"/>
        </w:rPr>
        <w:t>BpS</w:t>
      </w:r>
      <w:proofErr w:type="spellEnd"/>
      <w:r w:rsidRPr="00FD4D42">
        <w:rPr>
          <w:rFonts w:ascii="Helvetica" w:eastAsia="Times New Roman" w:hAnsi="Helvetica" w:cs="Helvetica"/>
          <w:color w:val="222222"/>
          <w:sz w:val="23"/>
          <w:szCs w:val="23"/>
        </w:rPr>
        <w:t xml:space="preserve"> models are non-spatial, there are many examples of spatial STSMs (see </w:t>
      </w:r>
      <w:hyperlink r:id="rId33" w:tgtFrame="blank" w:history="1">
        <w:r w:rsidRPr="00FD4D42">
          <w:rPr>
            <w:rFonts w:ascii="Helvetica" w:eastAsia="Times New Roman" w:hAnsi="Helvetica" w:cs="Helvetica"/>
            <w:color w:val="008CBA"/>
            <w:sz w:val="23"/>
            <w:szCs w:val="23"/>
            <w:u w:val="single"/>
          </w:rPr>
          <w:t>Daniel and Frid 2011</w:t>
        </w:r>
      </w:hyperlink>
      <w:r w:rsidRPr="00FD4D42">
        <w:rPr>
          <w:rFonts w:ascii="Helvetica" w:eastAsia="Times New Roman" w:hAnsi="Helvetica" w:cs="Helvetica"/>
          <w:color w:val="222222"/>
          <w:sz w:val="23"/>
          <w:szCs w:val="23"/>
        </w:rPr>
        <w:t xml:space="preserve">). </w:t>
      </w:r>
    </w:p>
    <w:p w14:paraId="37D30003" w14:textId="51A659B3" w:rsidR="00373BF9" w:rsidRDefault="00373BF9" w:rsidP="00734B44">
      <w:pPr>
        <w:shd w:val="clear" w:color="auto" w:fill="FFFFFF"/>
        <w:spacing w:after="158" w:line="240" w:lineRule="auto"/>
        <w:rPr>
          <w:ins w:id="18" w:author="Kori Blankenship" w:date="2020-10-05T18:08:00Z"/>
          <w:rFonts w:ascii="Helvetica" w:eastAsia="Times New Roman" w:hAnsi="Helvetica" w:cs="Helvetica"/>
          <w:color w:val="222222"/>
          <w:sz w:val="23"/>
          <w:szCs w:val="23"/>
        </w:rPr>
      </w:pPr>
    </w:p>
    <w:p w14:paraId="5A6A8662" w14:textId="77777777" w:rsidR="00373BF9" w:rsidRPr="00016F25" w:rsidRDefault="00373BF9" w:rsidP="00373BF9">
      <w:pPr>
        <w:shd w:val="clear" w:color="auto" w:fill="FFFFFF"/>
        <w:spacing w:after="158" w:line="240" w:lineRule="auto"/>
        <w:outlineLvl w:val="3"/>
        <w:rPr>
          <w:ins w:id="19" w:author="Kori Blankenship" w:date="2020-10-05T18:08:00Z"/>
          <w:rFonts w:ascii="Helvetica" w:eastAsia="Times New Roman" w:hAnsi="Helvetica" w:cs="Helvetica"/>
          <w:color w:val="222222"/>
          <w:sz w:val="27"/>
          <w:szCs w:val="27"/>
        </w:rPr>
      </w:pPr>
      <w:ins w:id="20" w:author="Kori Blankenship" w:date="2020-10-05T18:08:00Z">
        <w:r w:rsidRPr="00016F25">
          <w:rPr>
            <w:rFonts w:ascii="Helvetica" w:eastAsia="Times New Roman" w:hAnsi="Helvetica" w:cs="Helvetica"/>
            <w:color w:val="222222"/>
            <w:sz w:val="27"/>
            <w:szCs w:val="27"/>
          </w:rPr>
          <w:t xml:space="preserve">Getting started in </w:t>
        </w:r>
        <w:proofErr w:type="spellStart"/>
        <w:r w:rsidRPr="00016F25">
          <w:rPr>
            <w:rFonts w:ascii="Helvetica" w:eastAsia="Times New Roman" w:hAnsi="Helvetica" w:cs="Helvetica"/>
            <w:color w:val="222222"/>
            <w:sz w:val="27"/>
            <w:szCs w:val="27"/>
          </w:rPr>
          <w:t>SyncroSim</w:t>
        </w:r>
        <w:proofErr w:type="spellEnd"/>
      </w:ins>
    </w:p>
    <w:p w14:paraId="508F789B" w14:textId="0BEF9FEF" w:rsidR="00CA2455" w:rsidRPr="00FD4D42" w:rsidRDefault="00CA2455" w:rsidP="00CA2455">
      <w:pPr>
        <w:shd w:val="clear" w:color="auto" w:fill="FFFFFF"/>
        <w:spacing w:after="158" w:line="240" w:lineRule="auto"/>
        <w:rPr>
          <w:ins w:id="21" w:author="Kori Blankenship" w:date="2020-10-05T18:15:00Z"/>
          <w:rFonts w:ascii="Helvetica" w:eastAsia="Times New Roman" w:hAnsi="Helvetica" w:cs="Helvetica"/>
          <w:color w:val="222222"/>
          <w:sz w:val="23"/>
          <w:szCs w:val="23"/>
        </w:rPr>
      </w:pPr>
      <w:ins w:id="22" w:author="Kori Blankenship" w:date="2020-10-05T18:15:00Z">
        <w:r w:rsidRPr="00FD4D42">
          <w:rPr>
            <w:rFonts w:ascii="Helvetica" w:eastAsia="Times New Roman" w:hAnsi="Helvetica" w:cs="Helvetica"/>
            <w:color w:val="222222"/>
            <w:sz w:val="23"/>
            <w:szCs w:val="23"/>
          </w:rPr>
          <w:t xml:space="preserve">We recommend that users follow the steps below for downloading </w:t>
        </w:r>
        <w:proofErr w:type="spellStart"/>
        <w:r w:rsidRPr="00FD4D42">
          <w:rPr>
            <w:rFonts w:ascii="Helvetica" w:eastAsia="Times New Roman" w:hAnsi="Helvetica" w:cs="Helvetica"/>
            <w:color w:val="222222"/>
            <w:sz w:val="23"/>
            <w:szCs w:val="23"/>
          </w:rPr>
          <w:t>Syncrosim</w:t>
        </w:r>
        <w:proofErr w:type="spellEnd"/>
        <w:r w:rsidRPr="00FD4D42">
          <w:rPr>
            <w:rFonts w:ascii="Helvetica" w:eastAsia="Times New Roman" w:hAnsi="Helvetica" w:cs="Helvetica"/>
            <w:color w:val="222222"/>
            <w:sz w:val="23"/>
            <w:szCs w:val="23"/>
          </w:rPr>
          <w:t xml:space="preserve"> and St-Sim.</w:t>
        </w:r>
      </w:ins>
    </w:p>
    <w:p w14:paraId="2B12C061" w14:textId="77777777" w:rsidR="00CA2455" w:rsidRDefault="00CA2455" w:rsidP="00CA2455">
      <w:pPr>
        <w:shd w:val="clear" w:color="auto" w:fill="FFFFFF"/>
        <w:spacing w:after="158" w:line="240" w:lineRule="auto"/>
        <w:rPr>
          <w:ins w:id="23" w:author="Kori Blankenship" w:date="2020-10-05T18:15:00Z"/>
          <w:rFonts w:ascii="Helvetica" w:eastAsia="Times New Roman" w:hAnsi="Helvetica" w:cs="Helvetica"/>
          <w:color w:val="222222"/>
          <w:sz w:val="23"/>
          <w:szCs w:val="23"/>
        </w:rPr>
      </w:pPr>
      <w:commentRangeStart w:id="24"/>
      <w:commentRangeStart w:id="25"/>
      <w:ins w:id="26" w:author="Kori Blankenship" w:date="2020-10-05T18:15:00Z">
        <w:r w:rsidRPr="00FD4D42">
          <w:rPr>
            <w:rFonts w:ascii="Helvetica" w:eastAsia="Times New Roman" w:hAnsi="Helvetica" w:cs="Helvetica"/>
            <w:color w:val="222222"/>
            <w:sz w:val="23"/>
            <w:szCs w:val="23"/>
          </w:rPr>
          <w:t>To assist modelers</w:t>
        </w:r>
        <w:r>
          <w:rPr>
            <w:rFonts w:ascii="Helvetica" w:eastAsia="Times New Roman" w:hAnsi="Helvetica" w:cs="Helvetica"/>
            <w:color w:val="222222"/>
            <w:sz w:val="23"/>
            <w:szCs w:val="23"/>
          </w:rPr>
          <w:t xml:space="preserve"> in</w:t>
        </w:r>
        <w:r w:rsidRPr="00FD4D42">
          <w:rPr>
            <w:rFonts w:ascii="Helvetica" w:eastAsia="Times New Roman" w:hAnsi="Helvetica" w:cs="Helvetica"/>
            <w:color w:val="222222"/>
            <w:sz w:val="23"/>
            <w:szCs w:val="23"/>
          </w:rPr>
          <w:t xml:space="preserve"> </w:t>
        </w:r>
        <w:r>
          <w:rPr>
            <w:rFonts w:ascii="Helvetica" w:eastAsia="Times New Roman" w:hAnsi="Helvetica" w:cs="Helvetica"/>
            <w:color w:val="222222"/>
            <w:sz w:val="23"/>
            <w:szCs w:val="23"/>
          </w:rPr>
          <w:t>using the</w:t>
        </w:r>
        <w:r w:rsidRPr="00FD4D42">
          <w:rPr>
            <w:rFonts w:ascii="Helvetica" w:eastAsia="Times New Roman" w:hAnsi="Helvetica" w:cs="Helvetica"/>
            <w:color w:val="222222"/>
            <w:sz w:val="23"/>
            <w:szCs w:val="23"/>
          </w:rPr>
          <w:t xml:space="preserve"> LANDFIRE </w:t>
        </w:r>
        <w:proofErr w:type="spellStart"/>
        <w:r>
          <w:rPr>
            <w:rFonts w:ascii="Helvetica" w:eastAsia="Times New Roman" w:hAnsi="Helvetica" w:cs="Helvetica"/>
            <w:color w:val="222222"/>
            <w:sz w:val="23"/>
            <w:szCs w:val="23"/>
          </w:rPr>
          <w:t>BpS</w:t>
        </w:r>
        <w:proofErr w:type="spellEnd"/>
        <w:r w:rsidRPr="00FD4D42">
          <w:rPr>
            <w:rFonts w:ascii="Helvetica" w:eastAsia="Times New Roman" w:hAnsi="Helvetica" w:cs="Helvetica"/>
            <w:color w:val="222222"/>
            <w:sz w:val="23"/>
            <w:szCs w:val="23"/>
          </w:rPr>
          <w:t xml:space="preserve"> models</w:t>
        </w:r>
        <w:r>
          <w:rPr>
            <w:rFonts w:ascii="Helvetica" w:eastAsia="Times New Roman" w:hAnsi="Helvetica" w:cs="Helvetica"/>
            <w:color w:val="222222"/>
            <w:sz w:val="23"/>
            <w:szCs w:val="23"/>
          </w:rPr>
          <w:t>,</w:t>
        </w:r>
        <w:r w:rsidRPr="00FD4D42">
          <w:rPr>
            <w:rFonts w:ascii="Helvetica" w:eastAsia="Times New Roman" w:hAnsi="Helvetica" w:cs="Helvetica"/>
            <w:color w:val="222222"/>
            <w:sz w:val="23"/>
            <w:szCs w:val="23"/>
          </w:rPr>
          <w:t xml:space="preserve"> the “</w:t>
        </w:r>
        <w:proofErr w:type="spellStart"/>
        <w:r w:rsidRPr="00FD4D42">
          <w:rPr>
            <w:rFonts w:ascii="Helvetica" w:eastAsia="Times New Roman" w:hAnsi="Helvetica" w:cs="Helvetica"/>
            <w:color w:val="222222"/>
            <w:sz w:val="23"/>
            <w:szCs w:val="23"/>
          </w:rPr>
          <w:t>lfvegmodels</w:t>
        </w:r>
        <w:proofErr w:type="spellEnd"/>
        <w:r w:rsidRPr="00FD4D42">
          <w:rPr>
            <w:rFonts w:ascii="Helvetica" w:eastAsia="Times New Roman" w:hAnsi="Helvetica" w:cs="Helvetica"/>
            <w:color w:val="222222"/>
            <w:sz w:val="23"/>
            <w:szCs w:val="23"/>
          </w:rPr>
          <w:t xml:space="preserve">” package is under development, to be fully implemented within the </w:t>
        </w:r>
        <w:proofErr w:type="spellStart"/>
        <w:r w:rsidRPr="00FD4D42">
          <w:rPr>
            <w:rFonts w:ascii="Helvetica" w:eastAsia="Times New Roman" w:hAnsi="Helvetica" w:cs="Helvetica"/>
            <w:color w:val="222222"/>
            <w:sz w:val="23"/>
            <w:szCs w:val="23"/>
          </w:rPr>
          <w:t>SyncroSim</w:t>
        </w:r>
        <w:proofErr w:type="spellEnd"/>
        <w:r w:rsidRPr="00FD4D42">
          <w:rPr>
            <w:rFonts w:ascii="Helvetica" w:eastAsia="Times New Roman" w:hAnsi="Helvetica" w:cs="Helvetica"/>
            <w:color w:val="222222"/>
            <w:sz w:val="23"/>
            <w:szCs w:val="23"/>
          </w:rPr>
          <w:t xml:space="preserve"> software by the of </w:t>
        </w:r>
        <w:proofErr w:type="gramStart"/>
        <w:r w:rsidRPr="00FD4D42">
          <w:rPr>
            <w:rFonts w:ascii="Helvetica" w:eastAsia="Times New Roman" w:hAnsi="Helvetica" w:cs="Helvetica"/>
            <w:color w:val="222222"/>
            <w:sz w:val="23"/>
            <w:szCs w:val="23"/>
          </w:rPr>
          <w:t>September,</w:t>
        </w:r>
        <w:proofErr w:type="gramEnd"/>
        <w:r w:rsidRPr="00FD4D42">
          <w:rPr>
            <w:rFonts w:ascii="Helvetica" w:eastAsia="Times New Roman" w:hAnsi="Helvetica" w:cs="Helvetica"/>
            <w:color w:val="222222"/>
            <w:sz w:val="23"/>
            <w:szCs w:val="23"/>
          </w:rPr>
          <w:t xml:space="preserve"> 2020.</w:t>
        </w:r>
      </w:ins>
      <w:commentRangeEnd w:id="24"/>
      <w:ins w:id="27" w:author="Kori Blankenship" w:date="2020-10-05T18:16:00Z">
        <w:r>
          <w:rPr>
            <w:rStyle w:val="CommentReference"/>
          </w:rPr>
          <w:commentReference w:id="24"/>
        </w:r>
      </w:ins>
      <w:commentRangeEnd w:id="25"/>
      <w:r w:rsidR="00206716">
        <w:rPr>
          <w:rStyle w:val="CommentReference"/>
        </w:rPr>
        <w:commentReference w:id="25"/>
      </w:r>
    </w:p>
    <w:p w14:paraId="75CBF93F" w14:textId="77777777" w:rsidR="00373BF9" w:rsidRPr="00FD4D42" w:rsidRDefault="00373BF9" w:rsidP="00734B44">
      <w:pPr>
        <w:shd w:val="clear" w:color="auto" w:fill="FFFFFF"/>
        <w:spacing w:after="158" w:line="240" w:lineRule="auto"/>
        <w:rPr>
          <w:rFonts w:ascii="Helvetica" w:eastAsia="Times New Roman" w:hAnsi="Helvetica" w:cs="Helvetica"/>
          <w:color w:val="222222"/>
          <w:sz w:val="23"/>
          <w:szCs w:val="23"/>
        </w:rPr>
      </w:pPr>
    </w:p>
    <w:p w14:paraId="5E53AF95" w14:textId="77777777" w:rsidR="00734B44" w:rsidRPr="00FD4D42" w:rsidRDefault="00734B44" w:rsidP="00734B44">
      <w:pPr>
        <w:shd w:val="clear" w:color="auto" w:fill="FFFFFF"/>
        <w:spacing w:after="158" w:line="240" w:lineRule="auto"/>
        <w:outlineLvl w:val="2"/>
        <w:rPr>
          <w:rFonts w:ascii="Helvetica" w:eastAsia="Times New Roman" w:hAnsi="Helvetica" w:cs="Helvetica"/>
          <w:color w:val="222222"/>
          <w:sz w:val="36"/>
          <w:szCs w:val="36"/>
        </w:rPr>
      </w:pPr>
      <w:commentRangeStart w:id="28"/>
      <w:r w:rsidRPr="00FD4D42">
        <w:rPr>
          <w:rFonts w:ascii="Helvetica" w:eastAsia="Times New Roman" w:hAnsi="Helvetica" w:cs="Helvetica"/>
          <w:color w:val="222222"/>
          <w:sz w:val="36"/>
          <w:szCs w:val="36"/>
        </w:rPr>
        <w:t xml:space="preserve">Step 1: </w:t>
      </w:r>
      <w:commentRangeEnd w:id="28"/>
      <w:r w:rsidR="00DD4EEE">
        <w:rPr>
          <w:rStyle w:val="CommentReference"/>
        </w:rPr>
        <w:commentReference w:id="28"/>
      </w:r>
      <w:r w:rsidRPr="00FD4D42">
        <w:rPr>
          <w:rFonts w:ascii="Helvetica" w:eastAsia="Times New Roman" w:hAnsi="Helvetica" w:cs="Helvetica"/>
          <w:color w:val="222222"/>
          <w:sz w:val="36"/>
          <w:szCs w:val="36"/>
        </w:rPr>
        <w:t xml:space="preserve">Download </w:t>
      </w:r>
      <w:proofErr w:type="spellStart"/>
      <w:r w:rsidRPr="00FD4D42">
        <w:rPr>
          <w:rFonts w:ascii="Helvetica" w:eastAsia="Times New Roman" w:hAnsi="Helvetica" w:cs="Helvetica"/>
          <w:color w:val="222222"/>
          <w:sz w:val="36"/>
          <w:szCs w:val="36"/>
        </w:rPr>
        <w:t>SyncroSim</w:t>
      </w:r>
      <w:proofErr w:type="spellEnd"/>
    </w:p>
    <w:p w14:paraId="4B83CADC" w14:textId="77777777" w:rsidR="00734B44" w:rsidRPr="00FD4D42" w:rsidRDefault="00734B44" w:rsidP="00734B44">
      <w:pPr>
        <w:numPr>
          <w:ilvl w:val="0"/>
          <w:numId w:val="2"/>
        </w:numPr>
        <w:shd w:val="clear" w:color="auto" w:fill="FFFFFF"/>
        <w:spacing w:before="100" w:beforeAutospacing="1" w:after="100" w:afterAutospacing="1" w:line="240" w:lineRule="auto"/>
        <w:rPr>
          <w:rFonts w:ascii="Helvetica" w:eastAsia="Times New Roman" w:hAnsi="Helvetica" w:cs="Helvetica"/>
          <w:color w:val="222222"/>
          <w:sz w:val="23"/>
          <w:szCs w:val="23"/>
        </w:rPr>
      </w:pPr>
      <w:hyperlink r:id="rId34" w:tgtFrame="blank" w:history="1">
        <w:proofErr w:type="spellStart"/>
        <w:r w:rsidRPr="00FD4D42">
          <w:rPr>
            <w:rFonts w:ascii="Helvetica" w:eastAsia="Times New Roman" w:hAnsi="Helvetica" w:cs="Helvetica"/>
            <w:color w:val="008CBA"/>
            <w:sz w:val="23"/>
            <w:szCs w:val="23"/>
            <w:u w:val="single"/>
          </w:rPr>
          <w:t>SyncroSim</w:t>
        </w:r>
        <w:proofErr w:type="spellEnd"/>
        <w:r w:rsidRPr="00FD4D42">
          <w:rPr>
            <w:rFonts w:ascii="Helvetica" w:eastAsia="Times New Roman" w:hAnsi="Helvetica" w:cs="Helvetica"/>
            <w:color w:val="008CBA"/>
            <w:sz w:val="23"/>
            <w:szCs w:val="23"/>
            <w:u w:val="single"/>
          </w:rPr>
          <w:t xml:space="preserve"> software</w:t>
        </w:r>
      </w:hyperlink>
      <w:r w:rsidRPr="00FD4D42">
        <w:rPr>
          <w:rFonts w:ascii="Helvetica" w:eastAsia="Times New Roman" w:hAnsi="Helvetica" w:cs="Helvetica"/>
          <w:color w:val="222222"/>
          <w:sz w:val="23"/>
          <w:szCs w:val="23"/>
        </w:rPr>
        <w:t xml:space="preserve">. Make sure you download the full package (SyncroSim-setup.exe check your downloads file. Note - </w:t>
      </w:r>
      <w:proofErr w:type="spellStart"/>
      <w:r w:rsidRPr="00FD4D42">
        <w:rPr>
          <w:rFonts w:ascii="Helvetica" w:eastAsia="Times New Roman" w:hAnsi="Helvetica" w:cs="Helvetica"/>
          <w:color w:val="222222"/>
          <w:sz w:val="23"/>
          <w:szCs w:val="23"/>
        </w:rPr>
        <w:t>SyncroSim</w:t>
      </w:r>
      <w:proofErr w:type="spellEnd"/>
      <w:r w:rsidRPr="00FD4D42">
        <w:rPr>
          <w:rFonts w:ascii="Helvetica" w:eastAsia="Times New Roman" w:hAnsi="Helvetica" w:cs="Helvetica"/>
          <w:color w:val="222222"/>
          <w:sz w:val="23"/>
          <w:szCs w:val="23"/>
        </w:rPr>
        <w:t xml:space="preserve"> is </w:t>
      </w:r>
      <w:r w:rsidRPr="00FD4D42">
        <w:rPr>
          <w:rFonts w:ascii="Helvetica" w:eastAsia="Times New Roman" w:hAnsi="Helvetica" w:cs="Helvetica"/>
          <w:i/>
          <w:iCs/>
          <w:color w:val="222222"/>
          <w:sz w:val="23"/>
          <w:szCs w:val="23"/>
        </w:rPr>
        <w:t>not</w:t>
      </w:r>
      <w:r w:rsidRPr="00FD4D42">
        <w:rPr>
          <w:rFonts w:ascii="Helvetica" w:eastAsia="Times New Roman" w:hAnsi="Helvetica" w:cs="Helvetica"/>
          <w:color w:val="222222"/>
          <w:sz w:val="23"/>
          <w:szCs w:val="23"/>
        </w:rPr>
        <w:t xml:space="preserve"> the same as </w:t>
      </w:r>
      <w:proofErr w:type="spellStart"/>
      <w:r w:rsidRPr="00FD4D42">
        <w:rPr>
          <w:rFonts w:ascii="Helvetica" w:eastAsia="Times New Roman" w:hAnsi="Helvetica" w:cs="Helvetica"/>
          <w:color w:val="222222"/>
          <w:sz w:val="23"/>
          <w:szCs w:val="23"/>
        </w:rPr>
        <w:t>SyncroSim</w:t>
      </w:r>
      <w:proofErr w:type="spellEnd"/>
      <w:r w:rsidRPr="00FD4D42">
        <w:rPr>
          <w:rFonts w:ascii="Helvetica" w:eastAsia="Times New Roman" w:hAnsi="Helvetica" w:cs="Helvetica"/>
          <w:color w:val="222222"/>
          <w:sz w:val="23"/>
          <w:szCs w:val="23"/>
        </w:rPr>
        <w:t xml:space="preserve"> Lite)</w:t>
      </w:r>
      <w:r w:rsidRPr="00FD4D42">
        <w:rPr>
          <w:rFonts w:ascii="Helvetica" w:eastAsia="Times New Roman" w:hAnsi="Helvetica" w:cs="Helvetica"/>
          <w:color w:val="222222"/>
          <w:sz w:val="23"/>
          <w:szCs w:val="23"/>
        </w:rPr>
        <w:br/>
      </w:r>
    </w:p>
    <w:p w14:paraId="1A0A2AB2" w14:textId="77777777" w:rsidR="00734B44" w:rsidRPr="00FD4D42" w:rsidRDefault="00734B44" w:rsidP="00734B44">
      <w:pPr>
        <w:shd w:val="clear" w:color="auto" w:fill="FFFFFF"/>
        <w:spacing w:after="158" w:line="240" w:lineRule="auto"/>
        <w:outlineLvl w:val="2"/>
        <w:rPr>
          <w:rFonts w:ascii="Helvetica" w:eastAsia="Times New Roman" w:hAnsi="Helvetica" w:cs="Helvetica"/>
          <w:color w:val="222222"/>
          <w:sz w:val="36"/>
          <w:szCs w:val="36"/>
        </w:rPr>
      </w:pPr>
      <w:r w:rsidRPr="00FD4D42">
        <w:rPr>
          <w:rFonts w:ascii="Helvetica" w:eastAsia="Times New Roman" w:hAnsi="Helvetica" w:cs="Helvetica"/>
          <w:color w:val="222222"/>
          <w:sz w:val="36"/>
          <w:szCs w:val="36"/>
        </w:rPr>
        <w:t>Step 2: Install required packages</w:t>
      </w:r>
    </w:p>
    <w:p w14:paraId="1314C12A" w14:textId="77777777" w:rsidR="00734B44" w:rsidRPr="00FD4D42" w:rsidRDefault="00734B44" w:rsidP="00734B44">
      <w:pPr>
        <w:shd w:val="clear" w:color="auto" w:fill="FFFFFF"/>
        <w:spacing w:after="158" w:line="240" w:lineRule="auto"/>
        <w:rPr>
          <w:rFonts w:ascii="Helvetica" w:eastAsia="Times New Roman" w:hAnsi="Helvetica" w:cs="Helvetica"/>
          <w:color w:val="222222"/>
          <w:sz w:val="23"/>
          <w:szCs w:val="23"/>
        </w:rPr>
      </w:pPr>
      <w:r w:rsidRPr="00FD4D42">
        <w:rPr>
          <w:rFonts w:ascii="Helvetica" w:eastAsia="Times New Roman" w:hAnsi="Helvetica" w:cs="Helvetica"/>
          <w:b/>
          <w:bCs/>
          <w:color w:val="222222"/>
          <w:sz w:val="23"/>
          <w:szCs w:val="23"/>
        </w:rPr>
        <w:t>Do not skip this step.</w:t>
      </w:r>
    </w:p>
    <w:p w14:paraId="1E431B36" w14:textId="77777777" w:rsidR="00734B44" w:rsidRPr="00FD4D42" w:rsidRDefault="00734B44" w:rsidP="00734B44">
      <w:pPr>
        <w:numPr>
          <w:ilvl w:val="0"/>
          <w:numId w:val="3"/>
        </w:numPr>
        <w:shd w:val="clear" w:color="auto" w:fill="FFFFFF"/>
        <w:spacing w:after="158" w:line="240" w:lineRule="auto"/>
        <w:rPr>
          <w:rFonts w:ascii="Helvetica" w:eastAsia="Times New Roman" w:hAnsi="Helvetica" w:cs="Helvetica"/>
          <w:color w:val="222222"/>
          <w:sz w:val="23"/>
          <w:szCs w:val="23"/>
        </w:rPr>
      </w:pPr>
      <w:r w:rsidRPr="00FD4D42">
        <w:rPr>
          <w:rFonts w:ascii="Helvetica" w:eastAsia="Times New Roman" w:hAnsi="Helvetica" w:cs="Helvetica"/>
          <w:color w:val="222222"/>
          <w:sz w:val="23"/>
          <w:szCs w:val="23"/>
        </w:rPr>
        <w:t xml:space="preserve">To work through this </w:t>
      </w:r>
      <w:proofErr w:type="gramStart"/>
      <w:r w:rsidRPr="00FD4D42">
        <w:rPr>
          <w:rFonts w:ascii="Helvetica" w:eastAsia="Times New Roman" w:hAnsi="Helvetica" w:cs="Helvetica"/>
          <w:color w:val="222222"/>
          <w:sz w:val="23"/>
          <w:szCs w:val="23"/>
        </w:rPr>
        <w:t>tutorial</w:t>
      </w:r>
      <w:proofErr w:type="gramEnd"/>
      <w:r w:rsidRPr="00FD4D42">
        <w:rPr>
          <w:rFonts w:ascii="Helvetica" w:eastAsia="Times New Roman" w:hAnsi="Helvetica" w:cs="Helvetica"/>
          <w:color w:val="222222"/>
          <w:sz w:val="23"/>
          <w:szCs w:val="23"/>
        </w:rPr>
        <w:t xml:space="preserve"> you will need to load 2 packages: 1) St-Sim and 2) </w:t>
      </w:r>
      <w:proofErr w:type="spellStart"/>
      <w:r w:rsidRPr="00FD4D42">
        <w:rPr>
          <w:rFonts w:ascii="Helvetica" w:eastAsia="Times New Roman" w:hAnsi="Helvetica" w:cs="Helvetica"/>
          <w:color w:val="222222"/>
          <w:sz w:val="23"/>
          <w:szCs w:val="23"/>
        </w:rPr>
        <w:t>landfirevegmodels</w:t>
      </w:r>
      <w:proofErr w:type="spellEnd"/>
      <w:r w:rsidRPr="00FD4D42">
        <w:rPr>
          <w:rFonts w:ascii="Helvetica" w:eastAsia="Times New Roman" w:hAnsi="Helvetica" w:cs="Helvetica"/>
          <w:color w:val="222222"/>
          <w:sz w:val="23"/>
          <w:szCs w:val="23"/>
        </w:rPr>
        <w:t>.</w:t>
      </w:r>
    </w:p>
    <w:p w14:paraId="0F77ADE1" w14:textId="77777777" w:rsidR="00734B44" w:rsidRPr="00FD4D42" w:rsidRDefault="00734B44" w:rsidP="00734B44">
      <w:pPr>
        <w:numPr>
          <w:ilvl w:val="0"/>
          <w:numId w:val="3"/>
        </w:numPr>
        <w:shd w:val="clear" w:color="auto" w:fill="FFFFFF"/>
        <w:spacing w:after="158" w:line="240" w:lineRule="auto"/>
        <w:rPr>
          <w:rFonts w:ascii="Helvetica" w:eastAsia="Times New Roman" w:hAnsi="Helvetica" w:cs="Helvetica"/>
          <w:color w:val="222222"/>
          <w:sz w:val="23"/>
          <w:szCs w:val="23"/>
        </w:rPr>
      </w:pPr>
      <w:r w:rsidRPr="00FD4D42">
        <w:rPr>
          <w:rFonts w:ascii="Helvetica" w:eastAsia="Times New Roman" w:hAnsi="Helvetica" w:cs="Helvetica"/>
          <w:color w:val="222222"/>
          <w:sz w:val="23"/>
          <w:szCs w:val="23"/>
        </w:rPr>
        <w:t xml:space="preserve">In </w:t>
      </w:r>
      <w:proofErr w:type="spellStart"/>
      <w:r w:rsidRPr="00FD4D42">
        <w:rPr>
          <w:rFonts w:ascii="Helvetica" w:eastAsia="Times New Roman" w:hAnsi="Helvetica" w:cs="Helvetica"/>
          <w:color w:val="222222"/>
          <w:sz w:val="23"/>
          <w:szCs w:val="23"/>
        </w:rPr>
        <w:t>SyncroSim</w:t>
      </w:r>
      <w:proofErr w:type="spellEnd"/>
      <w:r w:rsidRPr="00FD4D42">
        <w:rPr>
          <w:rFonts w:ascii="Helvetica" w:eastAsia="Times New Roman" w:hAnsi="Helvetica" w:cs="Helvetica"/>
          <w:color w:val="222222"/>
          <w:sz w:val="23"/>
          <w:szCs w:val="23"/>
        </w:rPr>
        <w:t>, navigate to ‘File’ -&gt; ‘Packages’ -&gt; select ‘ST-Sim state-and-transition model’ and 2020 ‘</w:t>
      </w:r>
      <w:proofErr w:type="spellStart"/>
      <w:r w:rsidRPr="00FD4D42">
        <w:rPr>
          <w:rFonts w:ascii="Helvetica" w:eastAsia="Times New Roman" w:hAnsi="Helvetica" w:cs="Helvetica"/>
          <w:color w:val="222222"/>
          <w:sz w:val="23"/>
          <w:szCs w:val="23"/>
        </w:rPr>
        <w:t>lfvegmodels</w:t>
      </w:r>
      <w:proofErr w:type="spellEnd"/>
      <w:r w:rsidRPr="00FD4D42">
        <w:rPr>
          <w:rFonts w:ascii="Helvetica" w:eastAsia="Times New Roman" w:hAnsi="Helvetica" w:cs="Helvetica"/>
          <w:color w:val="222222"/>
          <w:sz w:val="23"/>
          <w:szCs w:val="23"/>
        </w:rPr>
        <w:t>’)-&gt; ‘Install’ -&gt; OK (see screenshot below).</w:t>
      </w:r>
    </w:p>
    <w:p w14:paraId="7D563A3F" w14:textId="77777777" w:rsidR="00734B44" w:rsidRPr="00FD4D42" w:rsidRDefault="00734B44" w:rsidP="00734B44">
      <w:pPr>
        <w:shd w:val="clear" w:color="auto" w:fill="FFFFFF"/>
        <w:spacing w:after="0" w:line="240" w:lineRule="auto"/>
        <w:jc w:val="center"/>
        <w:rPr>
          <w:rFonts w:ascii="Helvetica" w:eastAsia="Times New Roman" w:hAnsi="Helvetica" w:cs="Helvetica"/>
          <w:color w:val="222222"/>
          <w:sz w:val="23"/>
          <w:szCs w:val="23"/>
        </w:rPr>
      </w:pPr>
      <w:r w:rsidRPr="00FD4D42">
        <w:rPr>
          <w:rFonts w:ascii="Helvetica" w:eastAsia="Times New Roman" w:hAnsi="Helvetica" w:cs="Helvetica"/>
          <w:noProof/>
          <w:color w:val="222222"/>
          <w:sz w:val="23"/>
          <w:szCs w:val="23"/>
        </w:rPr>
        <w:lastRenderedPageBreak/>
        <w:drawing>
          <wp:inline distT="0" distB="0" distL="0" distR="0" wp14:anchorId="358346C7" wp14:editId="083F217B">
            <wp:extent cx="5943600" cy="36112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11245"/>
                    </a:xfrm>
                    <a:prstGeom prst="rect">
                      <a:avLst/>
                    </a:prstGeom>
                    <a:noFill/>
                    <a:ln>
                      <a:noFill/>
                    </a:ln>
                  </pic:spPr>
                </pic:pic>
              </a:graphicData>
            </a:graphic>
          </wp:inline>
        </w:drawing>
      </w:r>
    </w:p>
    <w:p w14:paraId="700574DA" w14:textId="77777777" w:rsidR="00734B44" w:rsidRPr="00FD4D42" w:rsidRDefault="00734B44" w:rsidP="00734B44">
      <w:pPr>
        <w:shd w:val="clear" w:color="auto" w:fill="FFFFFF"/>
        <w:spacing w:after="158" w:line="240" w:lineRule="auto"/>
        <w:rPr>
          <w:rFonts w:ascii="Helvetica" w:eastAsia="Times New Roman" w:hAnsi="Helvetica" w:cs="Helvetica"/>
          <w:color w:val="222222"/>
          <w:sz w:val="23"/>
          <w:szCs w:val="23"/>
        </w:rPr>
      </w:pPr>
    </w:p>
    <w:p w14:paraId="1C60B3AD" w14:textId="77777777" w:rsidR="00FD4D42" w:rsidRPr="00FD4D42" w:rsidRDefault="00FD4D42" w:rsidP="00FD4D42">
      <w:pPr>
        <w:shd w:val="clear" w:color="auto" w:fill="FFFFFF"/>
        <w:spacing w:after="158" w:line="240" w:lineRule="auto"/>
        <w:outlineLvl w:val="2"/>
        <w:rPr>
          <w:rFonts w:ascii="Helvetica" w:eastAsia="Times New Roman" w:hAnsi="Helvetica" w:cs="Helvetica"/>
          <w:color w:val="222222"/>
          <w:sz w:val="36"/>
          <w:szCs w:val="36"/>
        </w:rPr>
      </w:pPr>
      <w:r w:rsidRPr="00FD4D42">
        <w:rPr>
          <w:rFonts w:ascii="Helvetica" w:eastAsia="Times New Roman" w:hAnsi="Helvetica" w:cs="Helvetica"/>
          <w:color w:val="222222"/>
          <w:sz w:val="36"/>
          <w:szCs w:val="36"/>
        </w:rPr>
        <w:t>For more information</w:t>
      </w:r>
    </w:p>
    <w:p w14:paraId="5A4B84C1" w14:textId="28DA7180" w:rsidR="00CA2455" w:rsidRDefault="00CA2455" w:rsidP="00FD4D42">
      <w:pPr>
        <w:numPr>
          <w:ilvl w:val="0"/>
          <w:numId w:val="7"/>
        </w:numPr>
        <w:shd w:val="clear" w:color="auto" w:fill="FFFFFF"/>
        <w:spacing w:before="100" w:beforeAutospacing="1" w:after="100" w:afterAutospacing="1" w:line="240" w:lineRule="auto"/>
        <w:rPr>
          <w:rFonts w:ascii="Helvetica" w:eastAsia="Times New Roman" w:hAnsi="Helvetica" w:cs="Helvetica"/>
          <w:color w:val="222222"/>
          <w:sz w:val="23"/>
          <w:szCs w:val="23"/>
        </w:rPr>
      </w:pPr>
      <w:r>
        <w:rPr>
          <w:rFonts w:ascii="Helvetica" w:eastAsia="Times New Roman" w:hAnsi="Helvetica" w:cs="Helvetica"/>
          <w:color w:val="222222"/>
          <w:sz w:val="23"/>
          <w:szCs w:val="23"/>
        </w:rPr>
        <w:t>R</w:t>
      </w:r>
      <w:r w:rsidRPr="00FD4D42">
        <w:rPr>
          <w:rFonts w:ascii="Helvetica" w:eastAsia="Times New Roman" w:hAnsi="Helvetica" w:cs="Helvetica"/>
          <w:color w:val="222222"/>
          <w:sz w:val="23"/>
          <w:szCs w:val="23"/>
        </w:rPr>
        <w:t>ead the </w:t>
      </w:r>
      <w:hyperlink r:id="rId36" w:tgtFrame="blank" w:history="1">
        <w:r w:rsidRPr="00FD4D42">
          <w:rPr>
            <w:rFonts w:ascii="Helvetica" w:eastAsia="Times New Roman" w:hAnsi="Helvetica" w:cs="Helvetica"/>
            <w:color w:val="008CBA"/>
            <w:sz w:val="23"/>
            <w:szCs w:val="23"/>
            <w:u w:val="single"/>
          </w:rPr>
          <w:t xml:space="preserve">overview of </w:t>
        </w:r>
        <w:proofErr w:type="spellStart"/>
        <w:r w:rsidRPr="00FD4D42">
          <w:rPr>
            <w:rFonts w:ascii="Helvetica" w:eastAsia="Times New Roman" w:hAnsi="Helvetica" w:cs="Helvetica"/>
            <w:color w:val="008CBA"/>
            <w:sz w:val="23"/>
            <w:szCs w:val="23"/>
            <w:u w:val="single"/>
          </w:rPr>
          <w:t>SyncroSim</w:t>
        </w:r>
        <w:proofErr w:type="spellEnd"/>
      </w:hyperlink>
      <w:r>
        <w:rPr>
          <w:rFonts w:ascii="Helvetica" w:eastAsia="Times New Roman" w:hAnsi="Helvetica" w:cs="Helvetica"/>
          <w:color w:val="222222"/>
          <w:sz w:val="23"/>
          <w:szCs w:val="23"/>
        </w:rPr>
        <w:t>.</w:t>
      </w:r>
    </w:p>
    <w:p w14:paraId="44D9BDA7" w14:textId="24EAAF15" w:rsidR="00FD4D42" w:rsidRPr="00FD4D42" w:rsidRDefault="004E7445" w:rsidP="00FD4D42">
      <w:pPr>
        <w:numPr>
          <w:ilvl w:val="0"/>
          <w:numId w:val="7"/>
        </w:numPr>
        <w:shd w:val="clear" w:color="auto" w:fill="FFFFFF"/>
        <w:spacing w:before="100" w:beforeAutospacing="1" w:after="100" w:afterAutospacing="1" w:line="240" w:lineRule="auto"/>
        <w:rPr>
          <w:rFonts w:ascii="Helvetica" w:eastAsia="Times New Roman" w:hAnsi="Helvetica" w:cs="Helvetica"/>
          <w:color w:val="222222"/>
          <w:sz w:val="23"/>
          <w:szCs w:val="23"/>
        </w:rPr>
      </w:pPr>
      <w:hyperlink r:id="rId37" w:tgtFrame="blank" w:history="1">
        <w:r w:rsidR="00FD4D42" w:rsidRPr="00FD4D42">
          <w:rPr>
            <w:rFonts w:ascii="Helvetica" w:eastAsia="Times New Roman" w:hAnsi="Helvetica" w:cs="Helvetica"/>
            <w:color w:val="008CBA"/>
            <w:sz w:val="23"/>
            <w:szCs w:val="23"/>
            <w:u w:val="single"/>
          </w:rPr>
          <w:t xml:space="preserve">Watch an introduction to </w:t>
        </w:r>
        <w:proofErr w:type="spellStart"/>
        <w:r w:rsidR="00FD4D42" w:rsidRPr="00FD4D42">
          <w:rPr>
            <w:rFonts w:ascii="Helvetica" w:eastAsia="Times New Roman" w:hAnsi="Helvetica" w:cs="Helvetica"/>
            <w:color w:val="008CBA"/>
            <w:sz w:val="23"/>
            <w:szCs w:val="23"/>
            <w:u w:val="single"/>
          </w:rPr>
          <w:t>SyncroSim</w:t>
        </w:r>
        <w:proofErr w:type="spellEnd"/>
      </w:hyperlink>
      <w:r w:rsidR="00FD4D42" w:rsidRPr="00FD4D42">
        <w:rPr>
          <w:rFonts w:ascii="Helvetica" w:eastAsia="Times New Roman" w:hAnsi="Helvetica" w:cs="Helvetica"/>
          <w:color w:val="222222"/>
          <w:sz w:val="23"/>
          <w:szCs w:val="23"/>
        </w:rPr>
        <w:t xml:space="preserve"> Note: some features of </w:t>
      </w:r>
      <w:proofErr w:type="spellStart"/>
      <w:r w:rsidR="00FD4D42" w:rsidRPr="00FD4D42">
        <w:rPr>
          <w:rFonts w:ascii="Helvetica" w:eastAsia="Times New Roman" w:hAnsi="Helvetica" w:cs="Helvetica"/>
          <w:color w:val="222222"/>
          <w:sz w:val="23"/>
          <w:szCs w:val="23"/>
        </w:rPr>
        <w:t>SyncroSim</w:t>
      </w:r>
      <w:proofErr w:type="spellEnd"/>
      <w:r w:rsidR="00FD4D42" w:rsidRPr="00FD4D42">
        <w:rPr>
          <w:rFonts w:ascii="Helvetica" w:eastAsia="Times New Roman" w:hAnsi="Helvetica" w:cs="Helvetica"/>
          <w:color w:val="222222"/>
          <w:sz w:val="23"/>
          <w:szCs w:val="23"/>
        </w:rPr>
        <w:t xml:space="preserve"> may be different than what you see in the video due to versioning.</w:t>
      </w:r>
    </w:p>
    <w:p w14:paraId="69257775" w14:textId="77777777" w:rsidR="00FD4D42" w:rsidRPr="00FD4D42" w:rsidRDefault="004E7445" w:rsidP="00FD4D42">
      <w:pPr>
        <w:shd w:val="clear" w:color="auto" w:fill="FFFFFF"/>
        <w:spacing w:before="315" w:after="315" w:line="240" w:lineRule="auto"/>
        <w:rPr>
          <w:rFonts w:ascii="Helvetica" w:eastAsia="Times New Roman" w:hAnsi="Helvetica" w:cs="Helvetica"/>
          <w:color w:val="222222"/>
          <w:sz w:val="23"/>
          <w:szCs w:val="23"/>
        </w:rPr>
      </w:pPr>
      <w:r>
        <w:rPr>
          <w:rFonts w:ascii="Helvetica" w:eastAsia="Times New Roman" w:hAnsi="Helvetica" w:cs="Helvetica"/>
          <w:color w:val="222222"/>
          <w:sz w:val="23"/>
          <w:szCs w:val="23"/>
        </w:rPr>
        <w:pict w14:anchorId="78F40F59">
          <v:rect id="_x0000_i1027" style="width:0;height:0" o:hralign="center" o:hrstd="t" o:hr="t" fillcolor="#a0a0a0" stroked="f"/>
        </w:pict>
      </w:r>
    </w:p>
    <w:p w14:paraId="5D64B4B8" w14:textId="77777777" w:rsidR="00FD4D42" w:rsidRPr="00FD4D42" w:rsidRDefault="00FD4D42" w:rsidP="00FD4D42">
      <w:pPr>
        <w:shd w:val="clear" w:color="auto" w:fill="FFFFFF"/>
        <w:spacing w:after="158" w:line="240" w:lineRule="auto"/>
        <w:outlineLvl w:val="3"/>
        <w:rPr>
          <w:rFonts w:ascii="Helvetica" w:eastAsia="Times New Roman" w:hAnsi="Helvetica" w:cs="Helvetica"/>
          <w:color w:val="222222"/>
          <w:sz w:val="27"/>
          <w:szCs w:val="27"/>
        </w:rPr>
      </w:pPr>
      <w:r w:rsidRPr="00FD4D42">
        <w:rPr>
          <w:rFonts w:ascii="Helvetica" w:eastAsia="Times New Roman" w:hAnsi="Helvetica" w:cs="Helvetica"/>
          <w:color w:val="222222"/>
          <w:sz w:val="27"/>
          <w:szCs w:val="27"/>
        </w:rPr>
        <w:t>What’s next?</w:t>
      </w:r>
    </w:p>
    <w:p w14:paraId="7B75E24A" w14:textId="77777777" w:rsidR="00FD4D42" w:rsidRPr="00FD4D42" w:rsidRDefault="00FD4D42" w:rsidP="00FD4D42">
      <w:pPr>
        <w:numPr>
          <w:ilvl w:val="0"/>
          <w:numId w:val="8"/>
        </w:numPr>
        <w:shd w:val="clear" w:color="auto" w:fill="FFFFFF"/>
        <w:spacing w:before="100" w:beforeAutospacing="1" w:after="100" w:afterAutospacing="1" w:line="240" w:lineRule="auto"/>
        <w:rPr>
          <w:rFonts w:ascii="Helvetica" w:eastAsia="Times New Roman" w:hAnsi="Helvetica" w:cs="Helvetica"/>
          <w:color w:val="222222"/>
          <w:sz w:val="23"/>
          <w:szCs w:val="23"/>
        </w:rPr>
      </w:pPr>
      <w:r w:rsidRPr="00FD4D42">
        <w:rPr>
          <w:rFonts w:ascii="Helvetica" w:eastAsia="Times New Roman" w:hAnsi="Helvetica" w:cs="Helvetica"/>
          <w:color w:val="222222"/>
          <w:sz w:val="23"/>
          <w:szCs w:val="23"/>
        </w:rPr>
        <w:t>understanding the </w:t>
      </w:r>
      <w:hyperlink r:id="rId38" w:tgtFrame="blank" w:history="1">
        <w:r w:rsidRPr="00FD4D42">
          <w:rPr>
            <w:rFonts w:ascii="Helvetica" w:eastAsia="Times New Roman" w:hAnsi="Helvetica" w:cs="Helvetica"/>
            <w:color w:val="008CBA"/>
            <w:sz w:val="23"/>
            <w:szCs w:val="23"/>
            <w:u w:val="single"/>
          </w:rPr>
          <w:t>characteristics of the model</w:t>
        </w:r>
      </w:hyperlink>
      <w:r w:rsidRPr="00FD4D42">
        <w:rPr>
          <w:rFonts w:ascii="Helvetica" w:eastAsia="Times New Roman" w:hAnsi="Helvetica" w:cs="Helvetica"/>
          <w:color w:val="222222"/>
          <w:sz w:val="23"/>
          <w:szCs w:val="23"/>
        </w:rPr>
        <w:t xml:space="preserve"> and taking a bird’s eye view when considering the </w:t>
      </w:r>
      <w:proofErr w:type="spellStart"/>
      <w:r w:rsidRPr="00FD4D42">
        <w:rPr>
          <w:rFonts w:ascii="Helvetica" w:eastAsia="Times New Roman" w:hAnsi="Helvetica" w:cs="Helvetica"/>
          <w:color w:val="222222"/>
          <w:sz w:val="23"/>
          <w:szCs w:val="23"/>
        </w:rPr>
        <w:t>BpS</w:t>
      </w:r>
      <w:proofErr w:type="spellEnd"/>
      <w:r w:rsidRPr="00FD4D42">
        <w:rPr>
          <w:rFonts w:ascii="Helvetica" w:eastAsia="Times New Roman" w:hAnsi="Helvetica" w:cs="Helvetica"/>
          <w:color w:val="222222"/>
          <w:sz w:val="23"/>
          <w:szCs w:val="23"/>
        </w:rPr>
        <w:t xml:space="preserve"> model approach</w:t>
      </w:r>
    </w:p>
    <w:p w14:paraId="74771CDA" w14:textId="77777777" w:rsidR="00C0473E" w:rsidRDefault="00C0473E"/>
    <w:sectPr w:rsidR="00C0473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ori Blankenship" w:date="2020-10-06T16:02:00Z" w:initials="KB">
    <w:p w14:paraId="20A514D6" w14:textId="297372EB" w:rsidR="00BF7842" w:rsidRDefault="00BF7842">
      <w:pPr>
        <w:pStyle w:val="CommentText"/>
      </w:pPr>
      <w:bookmarkStart w:id="1" w:name="_GoBack"/>
      <w:bookmarkEnd w:id="1"/>
      <w:r>
        <w:rPr>
          <w:rStyle w:val="CommentReference"/>
        </w:rPr>
        <w:annotationRef/>
      </w:r>
      <w:r>
        <w:t>Update based on changes below</w:t>
      </w:r>
    </w:p>
  </w:comment>
  <w:comment w:id="2" w:author="Randy L. Swaty" w:date="2020-10-07T13:54:00Z" w:initials="RLS">
    <w:p w14:paraId="66FA550C" w14:textId="6C1E1BE5" w:rsidR="00117CC3" w:rsidRDefault="00117CC3">
      <w:pPr>
        <w:pStyle w:val="CommentText"/>
      </w:pPr>
      <w:r>
        <w:rPr>
          <w:rStyle w:val="CommentReference"/>
        </w:rPr>
        <w:annotationRef/>
      </w:r>
      <w:r>
        <w:t xml:space="preserve">Seems a little out of place.  Consider </w:t>
      </w:r>
      <w:proofErr w:type="gramStart"/>
      <w:r>
        <w:t>removal, or</w:t>
      </w:r>
      <w:proofErr w:type="gramEnd"/>
      <w:r>
        <w:t xml:space="preserve"> compare to STSMs below.  </w:t>
      </w:r>
    </w:p>
  </w:comment>
  <w:comment w:id="3" w:author="Kori Blankenship" w:date="2020-10-05T18:18:00Z" w:initials="KB">
    <w:p w14:paraId="37723A1E" w14:textId="371771D0" w:rsidR="00DD4EEE" w:rsidRDefault="00DD4EEE">
      <w:pPr>
        <w:pStyle w:val="CommentText"/>
      </w:pPr>
      <w:r>
        <w:rPr>
          <w:rStyle w:val="CommentReference"/>
        </w:rPr>
        <w:annotationRef/>
      </w:r>
      <w:r w:rsidRPr="00DD4EEE">
        <w:rPr>
          <w:highlight w:val="yellow"/>
        </w:rPr>
        <w:t>First use. Need to explain what this is</w:t>
      </w:r>
    </w:p>
  </w:comment>
  <w:comment w:id="7" w:author="Kori Blankenship" w:date="2020-10-05T18:04:00Z" w:initials="KB">
    <w:p w14:paraId="330BA797" w14:textId="101543E5" w:rsidR="00652A90" w:rsidRDefault="00652A90">
      <w:pPr>
        <w:pStyle w:val="CommentText"/>
      </w:pPr>
      <w:r>
        <w:rPr>
          <w:rStyle w:val="CommentReference"/>
        </w:rPr>
        <w:annotationRef/>
      </w:r>
      <w:r>
        <w:t xml:space="preserve">This seems a little dis-jointed from the </w:t>
      </w:r>
      <w:proofErr w:type="gramStart"/>
      <w:r>
        <w:t>main focus</w:t>
      </w:r>
      <w:proofErr w:type="gramEnd"/>
      <w:r>
        <w:t xml:space="preserve"> of the text. Possibly delete</w:t>
      </w:r>
      <w:r w:rsidR="00BF7842">
        <w:t xml:space="preserve"> or connect this to the next section.</w:t>
      </w:r>
    </w:p>
  </w:comment>
  <w:comment w:id="10" w:author="Kori Blankenship" w:date="2020-10-05T18:27:00Z" w:initials="KB">
    <w:p w14:paraId="4CBAAF23" w14:textId="57999795" w:rsidR="00DD4EEE" w:rsidRDefault="00DD4EEE">
      <w:pPr>
        <w:pStyle w:val="CommentText"/>
      </w:pPr>
      <w:r>
        <w:rPr>
          <w:rStyle w:val="CommentReference"/>
        </w:rPr>
        <w:annotationRef/>
      </w:r>
      <w:r>
        <w:t>Consider deleting?</w:t>
      </w:r>
      <w:r w:rsidR="00BF7842">
        <w:t xml:space="preserve"> Somewhat redundant w/ info above.</w:t>
      </w:r>
    </w:p>
  </w:comment>
  <w:comment w:id="12" w:author="Kori Blankenship" w:date="2020-10-05T18:05:00Z" w:initials="KB">
    <w:p w14:paraId="655A93E2" w14:textId="534507B4" w:rsidR="00652A90" w:rsidRDefault="00652A90">
      <w:pPr>
        <w:pStyle w:val="CommentText"/>
      </w:pPr>
      <w:r>
        <w:rPr>
          <w:rStyle w:val="CommentReference"/>
        </w:rPr>
        <w:annotationRef/>
      </w:r>
      <w:r>
        <w:t xml:space="preserve">I suggest that this be the same heading level as </w:t>
      </w:r>
      <w:proofErr w:type="spellStart"/>
      <w:r>
        <w:t>BpS</w:t>
      </w:r>
      <w:proofErr w:type="spellEnd"/>
      <w:r>
        <w:t xml:space="preserve"> Models and Descriptions above and that these all be sub-heads below LANDFIRE </w:t>
      </w:r>
      <w:proofErr w:type="spellStart"/>
      <w:r>
        <w:t>BpS</w:t>
      </w:r>
      <w:proofErr w:type="spellEnd"/>
      <w:r>
        <w:t>…</w:t>
      </w:r>
    </w:p>
  </w:comment>
  <w:comment w:id="13" w:author="Kori Blankenship" w:date="2020-10-05T17:50:00Z" w:initials="KB">
    <w:p w14:paraId="0434116B" w14:textId="77777777" w:rsidR="00734B44" w:rsidRDefault="00734B44">
      <w:pPr>
        <w:pStyle w:val="CommentText"/>
      </w:pPr>
      <w:r>
        <w:rPr>
          <w:rStyle w:val="CommentReference"/>
        </w:rPr>
        <w:annotationRef/>
      </w:r>
      <w:r>
        <w:t>Close parentheses? Not sure what’s happening here.</w:t>
      </w:r>
    </w:p>
  </w:comment>
  <w:comment w:id="14" w:author="Randy L. Swaty" w:date="2020-10-07T14:00:00Z" w:initials="RLS">
    <w:p w14:paraId="7A41FAB0" w14:textId="6F3D198C" w:rsidR="00206716" w:rsidRDefault="00206716">
      <w:pPr>
        <w:pStyle w:val="CommentText"/>
      </w:pPr>
      <w:r>
        <w:rPr>
          <w:rStyle w:val="CommentReference"/>
        </w:rPr>
        <w:annotationRef/>
      </w:r>
      <w:r>
        <w:t>Megan?  I’m not sure either-maybe just delete?</w:t>
      </w:r>
    </w:p>
  </w:comment>
  <w:comment w:id="24" w:author="Kori Blankenship" w:date="2020-10-05T18:16:00Z" w:initials="KB">
    <w:p w14:paraId="03415E16" w14:textId="04F75C85" w:rsidR="00CA2455" w:rsidRDefault="00CA2455">
      <w:pPr>
        <w:pStyle w:val="CommentText"/>
      </w:pPr>
      <w:r>
        <w:rPr>
          <w:rStyle w:val="CommentReference"/>
        </w:rPr>
        <w:annotationRef/>
      </w:r>
      <w:r>
        <w:t>Did you ask about deleting this</w:t>
      </w:r>
      <w:r w:rsidR="00BF7842">
        <w:t>, Megan</w:t>
      </w:r>
      <w:r>
        <w:t xml:space="preserve">? I feel like users don’t have enough info at this point to understand what this means. It </w:t>
      </w:r>
      <w:proofErr w:type="gramStart"/>
      <w:r>
        <w:t>think</w:t>
      </w:r>
      <w:proofErr w:type="gramEnd"/>
      <w:r>
        <w:t xml:space="preserve"> we either delete or better explain.</w:t>
      </w:r>
    </w:p>
  </w:comment>
  <w:comment w:id="25" w:author="Randy L. Swaty" w:date="2020-10-07T14:02:00Z" w:initials="RLS">
    <w:p w14:paraId="5EA0018F" w14:textId="0C68B327" w:rsidR="00206716" w:rsidRDefault="00206716">
      <w:pPr>
        <w:pStyle w:val="CommentText"/>
      </w:pPr>
      <w:r>
        <w:rPr>
          <w:rStyle w:val="CommentReference"/>
        </w:rPr>
        <w:annotationRef/>
      </w:r>
      <w:r>
        <w:t>What about moving it above just after the section on the ST-Sim package?</w:t>
      </w:r>
    </w:p>
  </w:comment>
  <w:comment w:id="28" w:author="Kori Blankenship" w:date="2020-10-05T18:24:00Z" w:initials="KB">
    <w:p w14:paraId="754E0677" w14:textId="0DDCF087" w:rsidR="00DD4EEE" w:rsidRDefault="00DD4EEE">
      <w:pPr>
        <w:pStyle w:val="CommentText"/>
      </w:pPr>
      <w:r>
        <w:rPr>
          <w:rStyle w:val="CommentReference"/>
        </w:rPr>
        <w:annotationRef/>
      </w:r>
      <w:r>
        <w:t xml:space="preserve">Consider heading level here. I think step 1 and 2 could be subheads under </w:t>
      </w:r>
      <w:proofErr w:type="spellStart"/>
      <w:r>
        <w:t>SyncroSim</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0A514D6" w15:done="0"/>
  <w15:commentEx w15:paraId="66FA550C" w15:done="0"/>
  <w15:commentEx w15:paraId="37723A1E" w15:done="0"/>
  <w15:commentEx w15:paraId="330BA797" w15:done="0"/>
  <w15:commentEx w15:paraId="4CBAAF23" w15:done="0"/>
  <w15:commentEx w15:paraId="655A93E2" w15:done="0"/>
  <w15:commentEx w15:paraId="0434116B" w15:done="0"/>
  <w15:commentEx w15:paraId="7A41FAB0" w15:paraIdParent="0434116B" w15:done="0"/>
  <w15:commentEx w15:paraId="03415E16" w15:done="0"/>
  <w15:commentEx w15:paraId="5EA0018F" w15:paraIdParent="03415E16" w15:done="0"/>
  <w15:commentEx w15:paraId="754E067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0A514D6" w16cid:durableId="23271387"/>
  <w16cid:commentId w16cid:paraId="66FA550C" w16cid:durableId="23284711"/>
  <w16cid:commentId w16cid:paraId="37723A1E" w16cid:durableId="2325E1EB"/>
  <w16cid:commentId w16cid:paraId="330BA797" w16cid:durableId="2325DEA9"/>
  <w16cid:commentId w16cid:paraId="4CBAAF23" w16cid:durableId="2325E428"/>
  <w16cid:commentId w16cid:paraId="655A93E2" w16cid:durableId="2325DEE3"/>
  <w16cid:commentId w16cid:paraId="0434116B" w16cid:durableId="2325DB57"/>
  <w16cid:commentId w16cid:paraId="7A41FAB0" w16cid:durableId="23284866"/>
  <w16cid:commentId w16cid:paraId="03415E16" w16cid:durableId="2325E16A"/>
  <w16cid:commentId w16cid:paraId="5EA0018F" w16cid:durableId="232848DA"/>
  <w16cid:commentId w16cid:paraId="754E0677" w16cid:durableId="2325E3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F8C94A" w14:textId="77777777" w:rsidR="004E7445" w:rsidRDefault="004E7445" w:rsidP="00FD4D42">
      <w:pPr>
        <w:spacing w:after="0" w:line="240" w:lineRule="auto"/>
      </w:pPr>
      <w:r>
        <w:separator/>
      </w:r>
    </w:p>
  </w:endnote>
  <w:endnote w:type="continuationSeparator" w:id="0">
    <w:p w14:paraId="5F312838" w14:textId="77777777" w:rsidR="004E7445" w:rsidRDefault="004E7445" w:rsidP="00FD4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7E5083" w14:textId="77777777" w:rsidR="004E7445" w:rsidRDefault="004E7445" w:rsidP="00FD4D42">
      <w:pPr>
        <w:spacing w:after="0" w:line="240" w:lineRule="auto"/>
      </w:pPr>
      <w:r>
        <w:separator/>
      </w:r>
    </w:p>
  </w:footnote>
  <w:footnote w:type="continuationSeparator" w:id="0">
    <w:p w14:paraId="133460EC" w14:textId="77777777" w:rsidR="004E7445" w:rsidRDefault="004E7445" w:rsidP="00FD4D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8B62D9"/>
    <w:multiLevelType w:val="multilevel"/>
    <w:tmpl w:val="C2C0E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F61A96"/>
    <w:multiLevelType w:val="multilevel"/>
    <w:tmpl w:val="3186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E42A48"/>
    <w:multiLevelType w:val="multilevel"/>
    <w:tmpl w:val="980EF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D0298E"/>
    <w:multiLevelType w:val="multilevel"/>
    <w:tmpl w:val="D5FCD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AF3526"/>
    <w:multiLevelType w:val="multilevel"/>
    <w:tmpl w:val="81E6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795EAD"/>
    <w:multiLevelType w:val="multilevel"/>
    <w:tmpl w:val="AE1A9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33572B"/>
    <w:multiLevelType w:val="multilevel"/>
    <w:tmpl w:val="CAC444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A166C4C"/>
    <w:multiLevelType w:val="multilevel"/>
    <w:tmpl w:val="ECAE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4"/>
  </w:num>
  <w:num w:numId="4">
    <w:abstractNumId w:val="6"/>
  </w:num>
  <w:num w:numId="5">
    <w:abstractNumId w:val="3"/>
  </w:num>
  <w:num w:numId="6">
    <w:abstractNumId w:val="5"/>
  </w:num>
  <w:num w:numId="7">
    <w:abstractNumId w:val="7"/>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ori Blankenship">
    <w15:presenceInfo w15:providerId="AD" w15:userId="S::kblankenship@TNC.ORG::46c7affb-3dc8-4e4f-b486-0a11de6ebea8"/>
  </w15:person>
  <w15:person w15:author="Randy L. Swaty">
    <w15:presenceInfo w15:providerId="None" w15:userId="Randy L. Swat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D42"/>
    <w:rsid w:val="00117CC3"/>
    <w:rsid w:val="001D265E"/>
    <w:rsid w:val="00206716"/>
    <w:rsid w:val="002D009E"/>
    <w:rsid w:val="00373BF9"/>
    <w:rsid w:val="004E7445"/>
    <w:rsid w:val="00626FD4"/>
    <w:rsid w:val="00652A90"/>
    <w:rsid w:val="00654E1E"/>
    <w:rsid w:val="00734B44"/>
    <w:rsid w:val="00BF7842"/>
    <w:rsid w:val="00C0473E"/>
    <w:rsid w:val="00CA2455"/>
    <w:rsid w:val="00DD4EEE"/>
    <w:rsid w:val="00FD4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EF15AF"/>
  <w15:chartTrackingRefBased/>
  <w15:docId w15:val="{147BF73F-FD1F-4FF1-B78F-3FF16A8CF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D4D4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D4D4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D4D4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D4D4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4D4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D4D4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D4D4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D4D42"/>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FD4D42"/>
    <w:rPr>
      <w:color w:val="0000FF"/>
      <w:u w:val="single"/>
    </w:rPr>
  </w:style>
  <w:style w:type="paragraph" w:styleId="NormalWeb">
    <w:name w:val="Normal (Web)"/>
    <w:basedOn w:val="Normal"/>
    <w:uiPriority w:val="99"/>
    <w:semiHidden/>
    <w:unhideWhenUsed/>
    <w:rsid w:val="00FD4D4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D4D42"/>
    <w:rPr>
      <w:b/>
      <w:bCs/>
    </w:rPr>
  </w:style>
  <w:style w:type="character" w:styleId="Emphasis">
    <w:name w:val="Emphasis"/>
    <w:basedOn w:val="DefaultParagraphFont"/>
    <w:uiPriority w:val="20"/>
    <w:qFormat/>
    <w:rsid w:val="00FD4D42"/>
    <w:rPr>
      <w:i/>
      <w:iCs/>
    </w:rPr>
  </w:style>
  <w:style w:type="paragraph" w:customStyle="1" w:styleId="Caption1">
    <w:name w:val="Caption1"/>
    <w:basedOn w:val="Normal"/>
    <w:rsid w:val="00FD4D4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34B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4B44"/>
    <w:rPr>
      <w:rFonts w:ascii="Segoe UI" w:hAnsi="Segoe UI" w:cs="Segoe UI"/>
      <w:sz w:val="18"/>
      <w:szCs w:val="18"/>
    </w:rPr>
  </w:style>
  <w:style w:type="character" w:styleId="CommentReference">
    <w:name w:val="annotation reference"/>
    <w:basedOn w:val="DefaultParagraphFont"/>
    <w:uiPriority w:val="99"/>
    <w:semiHidden/>
    <w:unhideWhenUsed/>
    <w:rsid w:val="00734B44"/>
    <w:rPr>
      <w:sz w:val="16"/>
      <w:szCs w:val="16"/>
    </w:rPr>
  </w:style>
  <w:style w:type="paragraph" w:styleId="CommentText">
    <w:name w:val="annotation text"/>
    <w:basedOn w:val="Normal"/>
    <w:link w:val="CommentTextChar"/>
    <w:uiPriority w:val="99"/>
    <w:semiHidden/>
    <w:unhideWhenUsed/>
    <w:rsid w:val="00734B44"/>
    <w:pPr>
      <w:spacing w:line="240" w:lineRule="auto"/>
    </w:pPr>
    <w:rPr>
      <w:sz w:val="20"/>
      <w:szCs w:val="20"/>
    </w:rPr>
  </w:style>
  <w:style w:type="character" w:customStyle="1" w:styleId="CommentTextChar">
    <w:name w:val="Comment Text Char"/>
    <w:basedOn w:val="DefaultParagraphFont"/>
    <w:link w:val="CommentText"/>
    <w:uiPriority w:val="99"/>
    <w:semiHidden/>
    <w:rsid w:val="00734B44"/>
    <w:rPr>
      <w:sz w:val="20"/>
      <w:szCs w:val="20"/>
    </w:rPr>
  </w:style>
  <w:style w:type="paragraph" w:styleId="CommentSubject">
    <w:name w:val="annotation subject"/>
    <w:basedOn w:val="CommentText"/>
    <w:next w:val="CommentText"/>
    <w:link w:val="CommentSubjectChar"/>
    <w:uiPriority w:val="99"/>
    <w:semiHidden/>
    <w:unhideWhenUsed/>
    <w:rsid w:val="00734B44"/>
    <w:rPr>
      <w:b/>
      <w:bCs/>
    </w:rPr>
  </w:style>
  <w:style w:type="character" w:customStyle="1" w:styleId="CommentSubjectChar">
    <w:name w:val="Comment Subject Char"/>
    <w:basedOn w:val="CommentTextChar"/>
    <w:link w:val="CommentSubject"/>
    <w:uiPriority w:val="99"/>
    <w:semiHidden/>
    <w:rsid w:val="00734B44"/>
    <w:rPr>
      <w:b/>
      <w:bCs/>
      <w:sz w:val="20"/>
      <w:szCs w:val="20"/>
    </w:rPr>
  </w:style>
  <w:style w:type="character" w:styleId="UnresolvedMention">
    <w:name w:val="Unresolved Mention"/>
    <w:basedOn w:val="DefaultParagraphFont"/>
    <w:uiPriority w:val="99"/>
    <w:semiHidden/>
    <w:unhideWhenUsed/>
    <w:rsid w:val="00652A90"/>
    <w:rPr>
      <w:color w:val="605E5C"/>
      <w:shd w:val="clear" w:color="auto" w:fill="E1DFDD"/>
    </w:rPr>
  </w:style>
  <w:style w:type="paragraph" w:styleId="Revision">
    <w:name w:val="Revision"/>
    <w:hidden/>
    <w:uiPriority w:val="99"/>
    <w:semiHidden/>
    <w:rsid w:val="00652A9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027398">
      <w:bodyDiv w:val="1"/>
      <w:marLeft w:val="0"/>
      <w:marRight w:val="0"/>
      <w:marTop w:val="0"/>
      <w:marBottom w:val="0"/>
      <w:divBdr>
        <w:top w:val="none" w:sz="0" w:space="0" w:color="auto"/>
        <w:left w:val="none" w:sz="0" w:space="0" w:color="auto"/>
        <w:bottom w:val="none" w:sz="0" w:space="0" w:color="auto"/>
        <w:right w:val="none" w:sz="0" w:space="0" w:color="auto"/>
      </w:divBdr>
      <w:divsChild>
        <w:div w:id="890848145">
          <w:marLeft w:val="0"/>
          <w:marRight w:val="0"/>
          <w:marTop w:val="0"/>
          <w:marBottom w:val="0"/>
          <w:divBdr>
            <w:top w:val="none" w:sz="0" w:space="0" w:color="auto"/>
            <w:left w:val="none" w:sz="0" w:space="0" w:color="auto"/>
            <w:bottom w:val="none" w:sz="0" w:space="0" w:color="auto"/>
            <w:right w:val="none" w:sz="0" w:space="0" w:color="auto"/>
          </w:divBdr>
        </w:div>
        <w:div w:id="1259560018">
          <w:marLeft w:val="0"/>
          <w:marRight w:val="0"/>
          <w:marTop w:val="0"/>
          <w:marBottom w:val="0"/>
          <w:divBdr>
            <w:top w:val="none" w:sz="0" w:space="0" w:color="auto"/>
            <w:left w:val="none" w:sz="0" w:space="0" w:color="auto"/>
            <w:bottom w:val="none" w:sz="0" w:space="0" w:color="auto"/>
            <w:right w:val="none" w:sz="0" w:space="0" w:color="auto"/>
          </w:divBdr>
        </w:div>
        <w:div w:id="1571887636">
          <w:marLeft w:val="0"/>
          <w:marRight w:val="0"/>
          <w:marTop w:val="0"/>
          <w:marBottom w:val="0"/>
          <w:divBdr>
            <w:top w:val="none" w:sz="0" w:space="0" w:color="auto"/>
            <w:left w:val="none" w:sz="0" w:space="0" w:color="auto"/>
            <w:bottom w:val="none" w:sz="0" w:space="0" w:color="auto"/>
            <w:right w:val="none" w:sz="0" w:space="0" w:color="auto"/>
          </w:divBdr>
        </w:div>
        <w:div w:id="249121415">
          <w:marLeft w:val="0"/>
          <w:marRight w:val="0"/>
          <w:marTop w:val="0"/>
          <w:marBottom w:val="0"/>
          <w:divBdr>
            <w:top w:val="none" w:sz="0" w:space="0" w:color="auto"/>
            <w:left w:val="none" w:sz="0" w:space="0" w:color="auto"/>
            <w:bottom w:val="none" w:sz="0" w:space="0" w:color="auto"/>
            <w:right w:val="none" w:sz="0" w:space="0" w:color="auto"/>
          </w:divBdr>
        </w:div>
        <w:div w:id="73161982">
          <w:marLeft w:val="0"/>
          <w:marRight w:val="0"/>
          <w:marTop w:val="0"/>
          <w:marBottom w:val="0"/>
          <w:divBdr>
            <w:top w:val="none" w:sz="0" w:space="0" w:color="auto"/>
            <w:left w:val="none" w:sz="0" w:space="0" w:color="auto"/>
            <w:bottom w:val="none" w:sz="0" w:space="0" w:color="auto"/>
            <w:right w:val="none" w:sz="0" w:space="0" w:color="auto"/>
          </w:divBdr>
          <w:divsChild>
            <w:div w:id="1014527745">
              <w:marLeft w:val="0"/>
              <w:marRight w:val="0"/>
              <w:marTop w:val="0"/>
              <w:marBottom w:val="0"/>
              <w:divBdr>
                <w:top w:val="none" w:sz="0" w:space="0" w:color="auto"/>
                <w:left w:val="none" w:sz="0" w:space="0" w:color="auto"/>
                <w:bottom w:val="none" w:sz="0" w:space="0" w:color="auto"/>
                <w:right w:val="none" w:sz="0" w:space="0" w:color="auto"/>
              </w:divBdr>
            </w:div>
          </w:divsChild>
        </w:div>
        <w:div w:id="205532946">
          <w:marLeft w:val="0"/>
          <w:marRight w:val="0"/>
          <w:marTop w:val="0"/>
          <w:marBottom w:val="0"/>
          <w:divBdr>
            <w:top w:val="none" w:sz="0" w:space="0" w:color="auto"/>
            <w:left w:val="none" w:sz="0" w:space="0" w:color="auto"/>
            <w:bottom w:val="none" w:sz="0" w:space="0" w:color="auto"/>
            <w:right w:val="none" w:sz="0" w:space="0" w:color="auto"/>
          </w:divBdr>
          <w:divsChild>
            <w:div w:id="1673754654">
              <w:marLeft w:val="0"/>
              <w:marRight w:val="0"/>
              <w:marTop w:val="0"/>
              <w:marBottom w:val="0"/>
              <w:divBdr>
                <w:top w:val="none" w:sz="0" w:space="0" w:color="auto"/>
                <w:left w:val="none" w:sz="0" w:space="0" w:color="auto"/>
                <w:bottom w:val="none" w:sz="0" w:space="0" w:color="auto"/>
                <w:right w:val="none" w:sz="0" w:space="0" w:color="auto"/>
              </w:divBdr>
            </w:div>
            <w:div w:id="1685013262">
              <w:marLeft w:val="0"/>
              <w:marRight w:val="0"/>
              <w:marTop w:val="0"/>
              <w:marBottom w:val="0"/>
              <w:divBdr>
                <w:top w:val="none" w:sz="0" w:space="0" w:color="auto"/>
                <w:left w:val="none" w:sz="0" w:space="0" w:color="auto"/>
                <w:bottom w:val="none" w:sz="0" w:space="0" w:color="auto"/>
                <w:right w:val="none" w:sz="0" w:space="0" w:color="auto"/>
              </w:divBdr>
            </w:div>
          </w:divsChild>
        </w:div>
        <w:div w:id="1658069148">
          <w:marLeft w:val="0"/>
          <w:marRight w:val="0"/>
          <w:marTop w:val="0"/>
          <w:marBottom w:val="0"/>
          <w:divBdr>
            <w:top w:val="none" w:sz="0" w:space="0" w:color="auto"/>
            <w:left w:val="none" w:sz="0" w:space="0" w:color="auto"/>
            <w:bottom w:val="none" w:sz="0" w:space="0" w:color="auto"/>
            <w:right w:val="none" w:sz="0" w:space="0" w:color="auto"/>
          </w:divBdr>
          <w:divsChild>
            <w:div w:id="941034892">
              <w:marLeft w:val="0"/>
              <w:marRight w:val="0"/>
              <w:marTop w:val="0"/>
              <w:marBottom w:val="0"/>
              <w:divBdr>
                <w:top w:val="none" w:sz="0" w:space="0" w:color="auto"/>
                <w:left w:val="none" w:sz="0" w:space="0" w:color="auto"/>
                <w:bottom w:val="none" w:sz="0" w:space="0" w:color="auto"/>
                <w:right w:val="none" w:sz="0" w:space="0" w:color="auto"/>
              </w:divBdr>
              <w:divsChild>
                <w:div w:id="854660713">
                  <w:marLeft w:val="0"/>
                  <w:marRight w:val="0"/>
                  <w:marTop w:val="0"/>
                  <w:marBottom w:val="0"/>
                  <w:divBdr>
                    <w:top w:val="none" w:sz="0" w:space="0" w:color="auto"/>
                    <w:left w:val="none" w:sz="0" w:space="0" w:color="auto"/>
                    <w:bottom w:val="none" w:sz="0" w:space="0" w:color="auto"/>
                    <w:right w:val="none" w:sz="0" w:space="0" w:color="auto"/>
                  </w:divBdr>
                </w:div>
              </w:divsChild>
            </w:div>
            <w:div w:id="1209955679">
              <w:marLeft w:val="0"/>
              <w:marRight w:val="0"/>
              <w:marTop w:val="0"/>
              <w:marBottom w:val="0"/>
              <w:divBdr>
                <w:top w:val="none" w:sz="0" w:space="0" w:color="auto"/>
                <w:left w:val="none" w:sz="0" w:space="0" w:color="auto"/>
                <w:bottom w:val="none" w:sz="0" w:space="0" w:color="auto"/>
                <w:right w:val="none" w:sz="0" w:space="0" w:color="auto"/>
              </w:divBdr>
            </w:div>
            <w:div w:id="1585652378">
              <w:marLeft w:val="0"/>
              <w:marRight w:val="0"/>
              <w:marTop w:val="0"/>
              <w:marBottom w:val="0"/>
              <w:divBdr>
                <w:top w:val="none" w:sz="0" w:space="0" w:color="auto"/>
                <w:left w:val="none" w:sz="0" w:space="0" w:color="auto"/>
                <w:bottom w:val="none" w:sz="0" w:space="0" w:color="auto"/>
                <w:right w:val="none" w:sz="0" w:space="0" w:color="auto"/>
              </w:divBdr>
            </w:div>
            <w:div w:id="1545099433">
              <w:marLeft w:val="0"/>
              <w:marRight w:val="0"/>
              <w:marTop w:val="0"/>
              <w:marBottom w:val="0"/>
              <w:divBdr>
                <w:top w:val="none" w:sz="0" w:space="0" w:color="auto"/>
                <w:left w:val="none" w:sz="0" w:space="0" w:color="auto"/>
                <w:bottom w:val="none" w:sz="0" w:space="0" w:color="auto"/>
                <w:right w:val="none" w:sz="0" w:space="0" w:color="auto"/>
              </w:divBdr>
              <w:divsChild>
                <w:div w:id="44073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yncrosim.com/" TargetMode="External"/><Relationship Id="rId13" Type="http://schemas.openxmlformats.org/officeDocument/2006/relationships/hyperlink" Target="https://www.nrcs.usda.gov/wps/portal/nrcs/main/national/technical/ecoscience/desc/" TargetMode="External"/><Relationship Id="rId18" Type="http://schemas.openxmlformats.org/officeDocument/2006/relationships/hyperlink" Target="https://www.aimspress.com/article/10.3934/environsci.2015.2.180" TargetMode="External"/><Relationship Id="rId26" Type="http://schemas.openxmlformats.org/officeDocument/2006/relationships/hyperlink" Target="https://www.natureserve.org/conservation-tools/terrestrial-ecological-systems-united-states"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sciencedirect.com/science/article/pii/S0301479714006112" TargetMode="External"/><Relationship Id="rId34" Type="http://schemas.openxmlformats.org/officeDocument/2006/relationships/hyperlink" Target="https://syncrosim.com/" TargetMode="External"/><Relationship Id="rId7" Type="http://schemas.openxmlformats.org/officeDocument/2006/relationships/endnotes" Target="endnotes.xml"/><Relationship Id="rId12" Type="http://schemas.openxmlformats.org/officeDocument/2006/relationships/hyperlink" Target="http://rangelandarchive.ucdavis.edu/files/187350.pdf" TargetMode="External"/><Relationship Id="rId17" Type="http://schemas.openxmlformats.org/officeDocument/2006/relationships/hyperlink" Target="https://www.conservationgateway.org/Documents/Enhanced%20conservation%20action%20planning_assessing%20landscape%20condition.pdf" TargetMode="External"/><Relationship Id="rId25" Type="http://schemas.openxmlformats.org/officeDocument/2006/relationships/image" Target="media/image1.jpeg"/><Relationship Id="rId33" Type="http://schemas.openxmlformats.org/officeDocument/2006/relationships/hyperlink" Target="https://www.fs.fed.us/pnw/pubs/pnw_gtr869/pnw_gtr869_002.pdf" TargetMode="External"/><Relationship Id="rId38" Type="http://schemas.openxmlformats.org/officeDocument/2006/relationships/hyperlink" Target="https://thenatureconservancy.github.io/landfiremodels/perspectives.html" TargetMode="External"/><Relationship Id="rId2" Type="http://schemas.openxmlformats.org/officeDocument/2006/relationships/numbering" Target="numbering.xml"/><Relationship Id="rId16" Type="http://schemas.openxmlformats.org/officeDocument/2006/relationships/hyperlink" Target="https://www.fs.fed.us/pnw/pubs/pnw_gtr869/pnw_gtr869_004.pdf" TargetMode="External"/><Relationship Id="rId20" Type="http://schemas.openxmlformats.org/officeDocument/2006/relationships/hyperlink" Target="https://www.aimspress.com/fileOther/PDF/environmental/201503737.pdf" TargetMode="External"/><Relationship Id="rId29" Type="http://schemas.openxmlformats.org/officeDocument/2006/relationships/hyperlink" Target="http://landfirereview.org/search.php?q=Inter-Mountain%20Basins%20Montane%20Sagebrush%20Steppe&amp;hPP=20&amp;idx=lf_landfire_dev&amp;p=0&amp;dFR%5Bmap_zones.Number%5D%5B0%5D=1&amp;is_v=1"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thenatureconservancy.github.io/landfiremodels/ModelingWork.html" TargetMode="External"/><Relationship Id="rId32" Type="http://schemas.openxmlformats.org/officeDocument/2006/relationships/hyperlink" Target="http://docs.syncrosim.com/" TargetMode="External"/><Relationship Id="rId37" Type="http://schemas.openxmlformats.org/officeDocument/2006/relationships/hyperlink" Target="https://www.youtube.com/watch?v=e1BBcbImrrM&amp;list=PLDFF9036BBFE46CE6&amp;index=6&amp;t=0s" TargetMode="Externa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esajournals.onlinelibrary.wiley.com/doi/epdf/10.1002/eap.2013" TargetMode="External"/><Relationship Id="rId23" Type="http://schemas.openxmlformats.org/officeDocument/2006/relationships/hyperlink" Target="https://www.landfire.gov/bps-models.php" TargetMode="External"/><Relationship Id="rId28" Type="http://schemas.openxmlformats.org/officeDocument/2006/relationships/hyperlink" Target="http://landfirereview.org/search.php" TargetMode="External"/><Relationship Id="rId36" Type="http://schemas.openxmlformats.org/officeDocument/2006/relationships/hyperlink" Target="http://docs.syncrosim.com/getting_started/overview.html" TargetMode="External"/><Relationship Id="rId10" Type="http://schemas.microsoft.com/office/2011/relationships/commentsExtended" Target="commentsExtended.xml"/><Relationship Id="rId19" Type="http://schemas.openxmlformats.org/officeDocument/2006/relationships/hyperlink" Target="https://www.springer.com/gp/book/9783319249285" TargetMode="External"/><Relationship Id="rId31" Type="http://schemas.openxmlformats.org/officeDocument/2006/relationships/hyperlink" Target="https://data.fs.usda.gov/geodata/rastergateway/treecanopycover/docs/partitioning-us-into-mapping-zones.pdf"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besjournals.onlinelibrary.wiley.com/doi/pdf/10.1111/2041-210X.12597" TargetMode="External"/><Relationship Id="rId22" Type="http://schemas.openxmlformats.org/officeDocument/2006/relationships/hyperlink" Target="https://landfire.gov/" TargetMode="External"/><Relationship Id="rId27" Type="http://schemas.openxmlformats.org/officeDocument/2006/relationships/hyperlink" Target="https://www.landfire.gov/sclass.php" TargetMode="External"/><Relationship Id="rId30" Type="http://schemas.openxmlformats.org/officeDocument/2006/relationships/image" Target="media/image2.jpeg"/><Relationship Id="rId35"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FD858-84F3-4800-AE99-4946F6FC9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6</Pages>
  <Words>1536</Words>
  <Characters>8761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 Blankenship</dc:creator>
  <cp:keywords/>
  <dc:description/>
  <cp:lastModifiedBy>Randy L. Swaty</cp:lastModifiedBy>
  <cp:revision>3</cp:revision>
  <dcterms:created xsi:type="dcterms:W3CDTF">2020-10-07T17:59:00Z</dcterms:created>
  <dcterms:modified xsi:type="dcterms:W3CDTF">2020-10-07T18:02:00Z</dcterms:modified>
</cp:coreProperties>
</file>